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51F12" w14:textId="29A15811" w:rsidR="004D36D7" w:rsidRPr="00FD4A68" w:rsidRDefault="00000000" w:rsidP="00FD398C">
      <w:pPr>
        <w:pStyle w:val="Title"/>
        <w:rPr>
          <w:rStyle w:val="LabTitleInstVersred"/>
          <w:b/>
          <w:color w:val="auto"/>
        </w:rPr>
      </w:pPr>
      <w:sdt>
        <w:sdtPr>
          <w:rPr>
            <w:b w:val="0"/>
            <w:color w:val="EE0000"/>
          </w:rPr>
          <w:alias w:val="Title"/>
          <w:tag w:val=""/>
          <w:id w:val="-487021785"/>
          <w:placeholder>
            <w:docPart w:val="F3C80EE766824768A7618E4383B94D6A"/>
          </w:placeholder>
          <w:dataBinding w:prefixMappings="xmlns:ns0='http://purl.org/dc/elements/1.1/' xmlns:ns1='http://schemas.openxmlformats.org/package/2006/metadata/core-properties' " w:xpath="/ns1:coreProperties[1]/ns0:title[1]" w:storeItemID="{6C3C8BC8-F283-45AE-878A-BAB7291924A1}"/>
          <w:text/>
        </w:sdtPr>
        <w:sdtContent>
          <w:r w:rsidR="00AB1E97" w:rsidRPr="00AB1E97">
            <w:t>Lab - Implement a DMVPN Phase 3 Spoke-to-Spoke Topology</w:t>
          </w:r>
        </w:sdtContent>
      </w:sdt>
      <w:r w:rsidR="004D36D7" w:rsidRPr="00FD4A68">
        <w:t xml:space="preserve"> </w:t>
      </w:r>
      <w:r w:rsidR="00D84BDA" w:rsidRPr="00FD4A68">
        <w:rPr>
          <w:rStyle w:val="LabTitleInstVersred"/>
        </w:rPr>
        <w:t>(Instructor Version)</w:t>
      </w:r>
    </w:p>
    <w:p w14:paraId="6B05ABA3"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53966B99" w14:textId="77777777" w:rsidR="00D778DF" w:rsidRPr="00E70096" w:rsidRDefault="00D778DF" w:rsidP="00D452F4">
      <w:pPr>
        <w:pStyle w:val="Heading1"/>
      </w:pPr>
      <w:r w:rsidRPr="00E70096">
        <w:t>Topology</w:t>
      </w:r>
    </w:p>
    <w:p w14:paraId="4CAABACD" w14:textId="70893C34" w:rsidR="00D778DF" w:rsidRDefault="00435B69" w:rsidP="00D778DF">
      <w:pPr>
        <w:pStyle w:val="Visual"/>
        <w:rPr>
          <w:noProof/>
          <w:rtl/>
        </w:rPr>
      </w:pPr>
      <w:r w:rsidRPr="00435B69">
        <w:rPr>
          <w:noProof/>
        </w:rPr>
        <w:t xml:space="preserve"> </w:t>
      </w:r>
    </w:p>
    <w:p w14:paraId="74047B29" w14:textId="4F2CDE92" w:rsidR="006C2D21" w:rsidRDefault="00F97E29" w:rsidP="00D778DF">
      <w:pPr>
        <w:pStyle w:val="Visual"/>
      </w:pPr>
      <w:r>
        <w:rPr>
          <w:noProof/>
        </w:rPr>
        <w:drawing>
          <wp:inline distT="0" distB="0" distL="0" distR="0" wp14:anchorId="5EB37294" wp14:editId="78C24062">
            <wp:extent cx="6400800" cy="2749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749550"/>
                    </a:xfrm>
                    <a:prstGeom prst="rect">
                      <a:avLst/>
                    </a:prstGeom>
                    <a:noFill/>
                    <a:ln>
                      <a:noFill/>
                    </a:ln>
                  </pic:spPr>
                </pic:pic>
              </a:graphicData>
            </a:graphic>
          </wp:inline>
        </w:drawing>
      </w:r>
    </w:p>
    <w:p w14:paraId="4CCD2BBB" w14:textId="77777777" w:rsidR="00D778DF" w:rsidRDefault="00D778DF" w:rsidP="00D452F4">
      <w:pPr>
        <w:pStyle w:val="Heading1"/>
      </w:pPr>
      <w:r w:rsidRPr="00E70096">
        <w:t>Addressing Table</w:t>
      </w:r>
    </w:p>
    <w:tbl>
      <w:tblPr>
        <w:tblW w:w="1017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and IPv4 Address."/>
      </w:tblPr>
      <w:tblGrid>
        <w:gridCol w:w="2427"/>
        <w:gridCol w:w="3690"/>
        <w:gridCol w:w="4059"/>
      </w:tblGrid>
      <w:tr w:rsidR="00347B40" w:rsidRPr="0032293D" w14:paraId="0FF2E35A" w14:textId="77777777" w:rsidTr="00DE5200">
        <w:trPr>
          <w:cantSplit/>
          <w:tblHeader/>
          <w:jc w:val="center"/>
        </w:trPr>
        <w:tc>
          <w:tcPr>
            <w:tcW w:w="24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61375EE" w14:textId="77777777" w:rsidR="00347B40" w:rsidRPr="0032293D" w:rsidRDefault="00347B40" w:rsidP="0032293D">
            <w:pPr>
              <w:keepNext/>
              <w:spacing w:before="120" w:after="120"/>
              <w:jc w:val="center"/>
              <w:rPr>
                <w:b/>
                <w:sz w:val="20"/>
              </w:rPr>
            </w:pPr>
            <w:r w:rsidRPr="0032293D">
              <w:rPr>
                <w:b/>
                <w:sz w:val="20"/>
              </w:rPr>
              <w:t>Device</w:t>
            </w:r>
          </w:p>
        </w:tc>
        <w:tc>
          <w:tcPr>
            <w:tcW w:w="36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3A012DC" w14:textId="77777777" w:rsidR="00347B40" w:rsidRPr="0032293D" w:rsidRDefault="00347B40" w:rsidP="0032293D">
            <w:pPr>
              <w:keepNext/>
              <w:spacing w:before="120" w:after="120"/>
              <w:jc w:val="center"/>
              <w:rPr>
                <w:b/>
                <w:sz w:val="20"/>
              </w:rPr>
            </w:pPr>
            <w:r w:rsidRPr="0032293D">
              <w:rPr>
                <w:b/>
                <w:sz w:val="20"/>
              </w:rPr>
              <w:t>Interface</w:t>
            </w:r>
          </w:p>
        </w:tc>
        <w:tc>
          <w:tcPr>
            <w:tcW w:w="40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F00753D" w14:textId="77777777" w:rsidR="00347B40" w:rsidRPr="0032293D" w:rsidRDefault="00347B40" w:rsidP="0032293D">
            <w:pPr>
              <w:keepNext/>
              <w:spacing w:before="120" w:after="120"/>
              <w:jc w:val="center"/>
              <w:rPr>
                <w:b/>
                <w:sz w:val="20"/>
              </w:rPr>
            </w:pPr>
            <w:r w:rsidRPr="0032293D">
              <w:rPr>
                <w:b/>
                <w:sz w:val="20"/>
              </w:rPr>
              <w:t>IPv4 Address</w:t>
            </w:r>
          </w:p>
        </w:tc>
      </w:tr>
      <w:tr w:rsidR="00347B40" w:rsidRPr="0032293D" w14:paraId="0CF1DCC1" w14:textId="77777777" w:rsidTr="00DE5200">
        <w:trPr>
          <w:cantSplit/>
          <w:jc w:val="center"/>
        </w:trPr>
        <w:tc>
          <w:tcPr>
            <w:tcW w:w="2427" w:type="dxa"/>
            <w:tcBorders>
              <w:bottom w:val="nil"/>
            </w:tcBorders>
            <w:vAlign w:val="bottom"/>
          </w:tcPr>
          <w:p w14:paraId="7408B75A" w14:textId="77777777" w:rsidR="00347B40" w:rsidRPr="0032293D" w:rsidRDefault="00347B40" w:rsidP="0032293D">
            <w:pPr>
              <w:spacing w:line="240" w:lineRule="auto"/>
              <w:rPr>
                <w:sz w:val="20"/>
                <w:szCs w:val="20"/>
              </w:rPr>
            </w:pPr>
            <w:r w:rsidRPr="0032293D">
              <w:rPr>
                <w:sz w:val="20"/>
                <w:szCs w:val="20"/>
              </w:rPr>
              <w:t>R1</w:t>
            </w:r>
          </w:p>
        </w:tc>
        <w:tc>
          <w:tcPr>
            <w:tcW w:w="3690" w:type="dxa"/>
            <w:vAlign w:val="bottom"/>
          </w:tcPr>
          <w:p w14:paraId="0D6EF8BA" w14:textId="3F905E3E" w:rsidR="00347B40" w:rsidRPr="0032293D" w:rsidRDefault="0031145B" w:rsidP="0032293D">
            <w:pPr>
              <w:spacing w:line="240" w:lineRule="auto"/>
              <w:rPr>
                <w:sz w:val="20"/>
                <w:szCs w:val="20"/>
              </w:rPr>
            </w:pPr>
            <w:r>
              <w:rPr>
                <w:sz w:val="20"/>
                <w:szCs w:val="20"/>
              </w:rPr>
              <w:t>E0/1</w:t>
            </w:r>
          </w:p>
        </w:tc>
        <w:tc>
          <w:tcPr>
            <w:tcW w:w="4059" w:type="dxa"/>
            <w:vAlign w:val="bottom"/>
          </w:tcPr>
          <w:p w14:paraId="7548A2F3" w14:textId="1EA48B7B" w:rsidR="00347B40" w:rsidRPr="0032293D" w:rsidRDefault="00435B69" w:rsidP="0032293D">
            <w:pPr>
              <w:spacing w:line="240" w:lineRule="auto"/>
              <w:rPr>
                <w:sz w:val="20"/>
                <w:szCs w:val="20"/>
              </w:rPr>
            </w:pPr>
            <w:r>
              <w:rPr>
                <w:sz w:val="20"/>
                <w:szCs w:val="20"/>
              </w:rPr>
              <w:t>192.0.2.1/30</w:t>
            </w:r>
          </w:p>
        </w:tc>
      </w:tr>
      <w:tr w:rsidR="00347B40" w:rsidRPr="0032293D" w14:paraId="5399E6C3" w14:textId="77777777" w:rsidTr="00DE5200">
        <w:trPr>
          <w:cantSplit/>
          <w:jc w:val="center"/>
        </w:trPr>
        <w:tc>
          <w:tcPr>
            <w:tcW w:w="2427" w:type="dxa"/>
            <w:tcBorders>
              <w:top w:val="nil"/>
              <w:bottom w:val="single" w:sz="2" w:space="0" w:color="auto"/>
            </w:tcBorders>
            <w:vAlign w:val="bottom"/>
          </w:tcPr>
          <w:p w14:paraId="79E031B7" w14:textId="6A79684E" w:rsidR="00347B40" w:rsidRPr="0032293D" w:rsidRDefault="00347B40" w:rsidP="00347B40">
            <w:pPr>
              <w:pStyle w:val="ConfigWindow"/>
            </w:pPr>
            <w:r>
              <w:t>R1</w:t>
            </w:r>
          </w:p>
        </w:tc>
        <w:tc>
          <w:tcPr>
            <w:tcW w:w="3690" w:type="dxa"/>
            <w:vAlign w:val="bottom"/>
          </w:tcPr>
          <w:p w14:paraId="28E022FB" w14:textId="5E1F691D" w:rsidR="00347B40" w:rsidRPr="0032293D" w:rsidRDefault="00347B40" w:rsidP="0032293D">
            <w:pPr>
              <w:spacing w:line="240" w:lineRule="auto"/>
              <w:rPr>
                <w:sz w:val="20"/>
                <w:szCs w:val="20"/>
              </w:rPr>
            </w:pPr>
            <w:r>
              <w:rPr>
                <w:sz w:val="20"/>
                <w:szCs w:val="20"/>
              </w:rPr>
              <w:t xml:space="preserve">Tunnel </w:t>
            </w:r>
            <w:r w:rsidR="00862201">
              <w:rPr>
                <w:sz w:val="20"/>
                <w:szCs w:val="20"/>
              </w:rPr>
              <w:t>1</w:t>
            </w:r>
          </w:p>
        </w:tc>
        <w:tc>
          <w:tcPr>
            <w:tcW w:w="4059" w:type="dxa"/>
            <w:vAlign w:val="bottom"/>
          </w:tcPr>
          <w:p w14:paraId="39AAC76F" w14:textId="0721188D" w:rsidR="00347B40" w:rsidRPr="0032293D" w:rsidRDefault="00347B40" w:rsidP="0032293D">
            <w:pPr>
              <w:spacing w:line="240" w:lineRule="auto"/>
              <w:rPr>
                <w:sz w:val="20"/>
                <w:szCs w:val="20"/>
              </w:rPr>
            </w:pPr>
            <w:r>
              <w:rPr>
                <w:sz w:val="20"/>
                <w:szCs w:val="20"/>
              </w:rPr>
              <w:t>100.100.100.1/29</w:t>
            </w:r>
          </w:p>
        </w:tc>
      </w:tr>
      <w:tr w:rsidR="00347B40" w:rsidRPr="0032293D" w14:paraId="6E46CBEA" w14:textId="77777777" w:rsidTr="00DE5200">
        <w:trPr>
          <w:cantSplit/>
          <w:jc w:val="center"/>
        </w:trPr>
        <w:tc>
          <w:tcPr>
            <w:tcW w:w="2427" w:type="dxa"/>
            <w:tcBorders>
              <w:bottom w:val="nil"/>
            </w:tcBorders>
            <w:vAlign w:val="bottom"/>
          </w:tcPr>
          <w:p w14:paraId="13C1F346" w14:textId="77777777" w:rsidR="00347B40" w:rsidRPr="0032293D" w:rsidRDefault="00347B40" w:rsidP="0032293D">
            <w:pPr>
              <w:spacing w:line="240" w:lineRule="auto"/>
              <w:rPr>
                <w:sz w:val="20"/>
                <w:szCs w:val="20"/>
              </w:rPr>
            </w:pPr>
            <w:r w:rsidRPr="0032293D">
              <w:rPr>
                <w:sz w:val="20"/>
                <w:szCs w:val="20"/>
              </w:rPr>
              <w:t>R2</w:t>
            </w:r>
          </w:p>
        </w:tc>
        <w:tc>
          <w:tcPr>
            <w:tcW w:w="3690" w:type="dxa"/>
            <w:vAlign w:val="bottom"/>
          </w:tcPr>
          <w:p w14:paraId="129E7403" w14:textId="017F948C" w:rsidR="00347B40" w:rsidRPr="0032293D" w:rsidRDefault="0031145B" w:rsidP="0032293D">
            <w:pPr>
              <w:spacing w:line="240" w:lineRule="auto"/>
              <w:rPr>
                <w:sz w:val="20"/>
                <w:szCs w:val="20"/>
              </w:rPr>
            </w:pPr>
            <w:r>
              <w:rPr>
                <w:sz w:val="20"/>
                <w:szCs w:val="20"/>
              </w:rPr>
              <w:t>E0/1</w:t>
            </w:r>
          </w:p>
        </w:tc>
        <w:tc>
          <w:tcPr>
            <w:tcW w:w="4059" w:type="dxa"/>
            <w:vAlign w:val="bottom"/>
          </w:tcPr>
          <w:p w14:paraId="63D557AD" w14:textId="2987A5F5" w:rsidR="00347B40" w:rsidRPr="0032293D" w:rsidRDefault="00435B69" w:rsidP="0032293D">
            <w:pPr>
              <w:spacing w:line="240" w:lineRule="auto"/>
              <w:rPr>
                <w:sz w:val="20"/>
                <w:szCs w:val="20"/>
              </w:rPr>
            </w:pPr>
            <w:r>
              <w:rPr>
                <w:sz w:val="20"/>
                <w:szCs w:val="20"/>
              </w:rPr>
              <w:t>198.51.100.2/30</w:t>
            </w:r>
          </w:p>
        </w:tc>
      </w:tr>
      <w:tr w:rsidR="00347B40" w:rsidRPr="0032293D" w14:paraId="5068FB48" w14:textId="77777777" w:rsidTr="00DE5200">
        <w:trPr>
          <w:cantSplit/>
          <w:jc w:val="center"/>
        </w:trPr>
        <w:tc>
          <w:tcPr>
            <w:tcW w:w="2427" w:type="dxa"/>
            <w:tcBorders>
              <w:top w:val="nil"/>
              <w:left w:val="single" w:sz="2" w:space="0" w:color="auto"/>
              <w:bottom w:val="nil"/>
              <w:right w:val="single" w:sz="2" w:space="0" w:color="auto"/>
            </w:tcBorders>
            <w:vAlign w:val="bottom"/>
          </w:tcPr>
          <w:p w14:paraId="01DDE19C" w14:textId="1A2BBF55" w:rsidR="00347B40" w:rsidRPr="0032293D" w:rsidRDefault="00347B40" w:rsidP="00347B40">
            <w:pPr>
              <w:pStyle w:val="ConfigWindow"/>
              <w:rPr>
                <w:rFonts w:eastAsia="Calibri"/>
                <w:color w:val="auto"/>
              </w:rPr>
            </w:pPr>
            <w:r>
              <w:t>R2</w:t>
            </w:r>
          </w:p>
        </w:tc>
        <w:tc>
          <w:tcPr>
            <w:tcW w:w="3690" w:type="dxa"/>
            <w:tcBorders>
              <w:top w:val="single" w:sz="2" w:space="0" w:color="auto"/>
              <w:left w:val="single" w:sz="2" w:space="0" w:color="auto"/>
              <w:bottom w:val="single" w:sz="2" w:space="0" w:color="auto"/>
              <w:right w:val="single" w:sz="2" w:space="0" w:color="auto"/>
            </w:tcBorders>
            <w:vAlign w:val="bottom"/>
          </w:tcPr>
          <w:p w14:paraId="3824DFD6" w14:textId="77777777" w:rsidR="00347B40" w:rsidRPr="0032293D" w:rsidRDefault="00347B40" w:rsidP="00C45521">
            <w:pPr>
              <w:spacing w:line="240" w:lineRule="auto"/>
              <w:rPr>
                <w:sz w:val="20"/>
                <w:szCs w:val="20"/>
              </w:rPr>
            </w:pPr>
            <w:r w:rsidRPr="0032293D">
              <w:rPr>
                <w:sz w:val="20"/>
                <w:szCs w:val="20"/>
              </w:rPr>
              <w:t>Loopback 0</w:t>
            </w:r>
          </w:p>
        </w:tc>
        <w:tc>
          <w:tcPr>
            <w:tcW w:w="4059" w:type="dxa"/>
            <w:tcBorders>
              <w:top w:val="single" w:sz="2" w:space="0" w:color="auto"/>
              <w:left w:val="single" w:sz="2" w:space="0" w:color="auto"/>
              <w:bottom w:val="single" w:sz="2" w:space="0" w:color="auto"/>
              <w:right w:val="single" w:sz="2" w:space="0" w:color="auto"/>
            </w:tcBorders>
            <w:vAlign w:val="bottom"/>
          </w:tcPr>
          <w:p w14:paraId="79ABD721" w14:textId="53F66B4A" w:rsidR="00347B40" w:rsidRPr="0032293D" w:rsidRDefault="00347B40" w:rsidP="00C45521">
            <w:pPr>
              <w:spacing w:line="240" w:lineRule="auto"/>
              <w:rPr>
                <w:sz w:val="20"/>
                <w:szCs w:val="20"/>
              </w:rPr>
            </w:pPr>
            <w:r w:rsidRPr="0032293D">
              <w:rPr>
                <w:sz w:val="20"/>
                <w:szCs w:val="20"/>
              </w:rPr>
              <w:t>192.168.</w:t>
            </w:r>
            <w:r w:rsidR="00790C5F">
              <w:rPr>
                <w:sz w:val="20"/>
                <w:szCs w:val="20"/>
              </w:rPr>
              <w:t>2</w:t>
            </w:r>
            <w:r w:rsidRPr="0032293D">
              <w:rPr>
                <w:sz w:val="20"/>
                <w:szCs w:val="20"/>
              </w:rPr>
              <w:t>.1/24</w:t>
            </w:r>
          </w:p>
        </w:tc>
      </w:tr>
      <w:tr w:rsidR="00347B40" w:rsidRPr="0032293D" w14:paraId="30DDB983" w14:textId="77777777" w:rsidTr="00DE5200">
        <w:trPr>
          <w:cantSplit/>
          <w:jc w:val="center"/>
        </w:trPr>
        <w:tc>
          <w:tcPr>
            <w:tcW w:w="2427" w:type="dxa"/>
            <w:tcBorders>
              <w:top w:val="nil"/>
              <w:left w:val="single" w:sz="2" w:space="0" w:color="auto"/>
              <w:bottom w:val="nil"/>
              <w:right w:val="single" w:sz="2" w:space="0" w:color="auto"/>
            </w:tcBorders>
            <w:vAlign w:val="bottom"/>
          </w:tcPr>
          <w:p w14:paraId="667CE161" w14:textId="13E99502" w:rsidR="00347B40" w:rsidRPr="0032293D" w:rsidRDefault="00347B40" w:rsidP="00347B40">
            <w:pPr>
              <w:pStyle w:val="ConfigWindow"/>
              <w:rPr>
                <w:rFonts w:eastAsia="Calibri"/>
                <w:color w:val="auto"/>
              </w:rPr>
            </w:pPr>
            <w:r>
              <w:t>R2</w:t>
            </w:r>
          </w:p>
        </w:tc>
        <w:tc>
          <w:tcPr>
            <w:tcW w:w="3690" w:type="dxa"/>
            <w:tcBorders>
              <w:top w:val="single" w:sz="2" w:space="0" w:color="auto"/>
              <w:left w:val="single" w:sz="2" w:space="0" w:color="auto"/>
              <w:bottom w:val="single" w:sz="2" w:space="0" w:color="auto"/>
              <w:right w:val="single" w:sz="2" w:space="0" w:color="auto"/>
            </w:tcBorders>
            <w:vAlign w:val="bottom"/>
          </w:tcPr>
          <w:p w14:paraId="5FDF397A" w14:textId="77777777" w:rsidR="00347B40" w:rsidRPr="0032293D" w:rsidRDefault="00347B40" w:rsidP="00C45521">
            <w:pPr>
              <w:spacing w:line="240" w:lineRule="auto"/>
              <w:rPr>
                <w:sz w:val="20"/>
                <w:szCs w:val="20"/>
              </w:rPr>
            </w:pPr>
            <w:r w:rsidRPr="0032293D">
              <w:rPr>
                <w:sz w:val="20"/>
                <w:szCs w:val="20"/>
              </w:rPr>
              <w:t>Loopback 1</w:t>
            </w:r>
          </w:p>
        </w:tc>
        <w:tc>
          <w:tcPr>
            <w:tcW w:w="4059" w:type="dxa"/>
            <w:tcBorders>
              <w:top w:val="single" w:sz="2" w:space="0" w:color="auto"/>
              <w:left w:val="single" w:sz="2" w:space="0" w:color="auto"/>
              <w:bottom w:val="single" w:sz="2" w:space="0" w:color="auto"/>
              <w:right w:val="single" w:sz="2" w:space="0" w:color="auto"/>
            </w:tcBorders>
            <w:vAlign w:val="bottom"/>
          </w:tcPr>
          <w:p w14:paraId="11ACE519" w14:textId="2F7ED412" w:rsidR="00347B40" w:rsidRPr="0032293D" w:rsidRDefault="00347B40" w:rsidP="00C45521">
            <w:pPr>
              <w:spacing w:line="240" w:lineRule="auto"/>
              <w:rPr>
                <w:sz w:val="20"/>
                <w:szCs w:val="20"/>
              </w:rPr>
            </w:pPr>
            <w:r w:rsidRPr="0032293D">
              <w:rPr>
                <w:sz w:val="20"/>
                <w:szCs w:val="20"/>
              </w:rPr>
              <w:t>172.16.</w:t>
            </w:r>
            <w:r w:rsidR="00790C5F">
              <w:rPr>
                <w:sz w:val="20"/>
                <w:szCs w:val="20"/>
              </w:rPr>
              <w:t>2</w:t>
            </w:r>
            <w:r w:rsidRPr="0032293D">
              <w:rPr>
                <w:sz w:val="20"/>
                <w:szCs w:val="20"/>
              </w:rPr>
              <w:t>.1/24</w:t>
            </w:r>
          </w:p>
        </w:tc>
      </w:tr>
      <w:tr w:rsidR="00347B40" w:rsidRPr="0032293D" w14:paraId="0C074B6A" w14:textId="77777777" w:rsidTr="00DE5200">
        <w:trPr>
          <w:cantSplit/>
          <w:jc w:val="center"/>
        </w:trPr>
        <w:tc>
          <w:tcPr>
            <w:tcW w:w="2427" w:type="dxa"/>
            <w:tcBorders>
              <w:top w:val="nil"/>
              <w:bottom w:val="single" w:sz="2" w:space="0" w:color="auto"/>
            </w:tcBorders>
            <w:vAlign w:val="bottom"/>
          </w:tcPr>
          <w:p w14:paraId="2D09BFA7" w14:textId="1F84BEEC" w:rsidR="00347B40" w:rsidRPr="0032293D" w:rsidRDefault="00347B40" w:rsidP="00347B40">
            <w:pPr>
              <w:pStyle w:val="ConfigWindow"/>
            </w:pPr>
            <w:r w:rsidRPr="00347B40">
              <w:t>R2</w:t>
            </w:r>
          </w:p>
        </w:tc>
        <w:tc>
          <w:tcPr>
            <w:tcW w:w="3690" w:type="dxa"/>
            <w:vAlign w:val="bottom"/>
          </w:tcPr>
          <w:p w14:paraId="6A0A3605" w14:textId="79FDE1E7" w:rsidR="00347B40" w:rsidRPr="0032293D" w:rsidRDefault="00347B40" w:rsidP="0032293D">
            <w:pPr>
              <w:spacing w:line="240" w:lineRule="auto"/>
              <w:rPr>
                <w:sz w:val="20"/>
                <w:szCs w:val="20"/>
              </w:rPr>
            </w:pPr>
            <w:r>
              <w:rPr>
                <w:sz w:val="20"/>
                <w:szCs w:val="20"/>
              </w:rPr>
              <w:t xml:space="preserve">Tunnel </w:t>
            </w:r>
            <w:r w:rsidR="00862201">
              <w:rPr>
                <w:sz w:val="20"/>
                <w:szCs w:val="20"/>
              </w:rPr>
              <w:t>1</w:t>
            </w:r>
          </w:p>
        </w:tc>
        <w:tc>
          <w:tcPr>
            <w:tcW w:w="4059" w:type="dxa"/>
            <w:vAlign w:val="bottom"/>
          </w:tcPr>
          <w:p w14:paraId="24C73B2E" w14:textId="08C4032D" w:rsidR="00347B40" w:rsidRPr="0032293D" w:rsidRDefault="00347B40" w:rsidP="0032293D">
            <w:pPr>
              <w:spacing w:line="240" w:lineRule="auto"/>
              <w:rPr>
                <w:sz w:val="20"/>
                <w:szCs w:val="20"/>
              </w:rPr>
            </w:pPr>
            <w:r>
              <w:rPr>
                <w:sz w:val="20"/>
                <w:szCs w:val="20"/>
              </w:rPr>
              <w:t>100.100.100.2/29</w:t>
            </w:r>
          </w:p>
        </w:tc>
      </w:tr>
      <w:tr w:rsidR="00347B40" w:rsidRPr="0032293D" w14:paraId="0C02CC0E" w14:textId="77777777" w:rsidTr="00DE5200">
        <w:trPr>
          <w:cantSplit/>
          <w:jc w:val="center"/>
        </w:trPr>
        <w:tc>
          <w:tcPr>
            <w:tcW w:w="2427" w:type="dxa"/>
            <w:tcBorders>
              <w:bottom w:val="nil"/>
            </w:tcBorders>
            <w:vAlign w:val="bottom"/>
          </w:tcPr>
          <w:p w14:paraId="0EE4E133" w14:textId="77777777" w:rsidR="00347B40" w:rsidRPr="0032293D" w:rsidRDefault="00347B40" w:rsidP="0032293D">
            <w:pPr>
              <w:spacing w:line="240" w:lineRule="auto"/>
              <w:rPr>
                <w:sz w:val="20"/>
                <w:szCs w:val="20"/>
              </w:rPr>
            </w:pPr>
            <w:r w:rsidRPr="0032293D">
              <w:rPr>
                <w:sz w:val="20"/>
                <w:szCs w:val="20"/>
              </w:rPr>
              <w:t>R3</w:t>
            </w:r>
          </w:p>
        </w:tc>
        <w:tc>
          <w:tcPr>
            <w:tcW w:w="3690" w:type="dxa"/>
            <w:vAlign w:val="bottom"/>
          </w:tcPr>
          <w:p w14:paraId="7DA02423" w14:textId="4E8C6268" w:rsidR="00347B40" w:rsidRPr="0032293D" w:rsidRDefault="0031145B" w:rsidP="0032293D">
            <w:pPr>
              <w:spacing w:line="240" w:lineRule="auto"/>
              <w:rPr>
                <w:sz w:val="20"/>
                <w:szCs w:val="20"/>
              </w:rPr>
            </w:pPr>
            <w:r>
              <w:rPr>
                <w:sz w:val="20"/>
                <w:szCs w:val="20"/>
              </w:rPr>
              <w:t>E0/1</w:t>
            </w:r>
          </w:p>
        </w:tc>
        <w:tc>
          <w:tcPr>
            <w:tcW w:w="4059" w:type="dxa"/>
            <w:vAlign w:val="bottom"/>
          </w:tcPr>
          <w:p w14:paraId="03973EEA" w14:textId="2F9A7661" w:rsidR="00347B40" w:rsidRPr="0032293D" w:rsidRDefault="00435B69" w:rsidP="0032293D">
            <w:pPr>
              <w:spacing w:line="240" w:lineRule="auto"/>
              <w:rPr>
                <w:sz w:val="20"/>
                <w:szCs w:val="20"/>
              </w:rPr>
            </w:pPr>
            <w:r>
              <w:rPr>
                <w:sz w:val="20"/>
                <w:szCs w:val="20"/>
              </w:rPr>
              <w:t>203.0.113.2/30</w:t>
            </w:r>
          </w:p>
        </w:tc>
      </w:tr>
      <w:tr w:rsidR="00347B40" w:rsidRPr="0032293D" w14:paraId="755AF65B" w14:textId="77777777" w:rsidTr="00DE5200">
        <w:trPr>
          <w:cantSplit/>
          <w:jc w:val="center"/>
        </w:trPr>
        <w:tc>
          <w:tcPr>
            <w:tcW w:w="2427" w:type="dxa"/>
            <w:tcBorders>
              <w:top w:val="nil"/>
              <w:bottom w:val="nil"/>
            </w:tcBorders>
            <w:vAlign w:val="bottom"/>
          </w:tcPr>
          <w:p w14:paraId="625AEE08" w14:textId="77777777" w:rsidR="00347B40" w:rsidRPr="0032293D" w:rsidRDefault="00347B40" w:rsidP="00347B40">
            <w:pPr>
              <w:pStyle w:val="ConfigWindow"/>
            </w:pPr>
            <w:r w:rsidRPr="0032293D">
              <w:t>R3</w:t>
            </w:r>
          </w:p>
        </w:tc>
        <w:tc>
          <w:tcPr>
            <w:tcW w:w="3690" w:type="dxa"/>
            <w:vAlign w:val="bottom"/>
          </w:tcPr>
          <w:p w14:paraId="556A848B" w14:textId="77777777" w:rsidR="00347B40" w:rsidRPr="0032293D" w:rsidRDefault="00347B40" w:rsidP="0032293D">
            <w:pPr>
              <w:spacing w:line="240" w:lineRule="auto"/>
              <w:rPr>
                <w:sz w:val="20"/>
                <w:szCs w:val="20"/>
              </w:rPr>
            </w:pPr>
            <w:r w:rsidRPr="0032293D">
              <w:rPr>
                <w:sz w:val="20"/>
                <w:szCs w:val="20"/>
              </w:rPr>
              <w:t>Loopback 0</w:t>
            </w:r>
          </w:p>
        </w:tc>
        <w:tc>
          <w:tcPr>
            <w:tcW w:w="4059" w:type="dxa"/>
            <w:vAlign w:val="bottom"/>
          </w:tcPr>
          <w:p w14:paraId="726BA7F4" w14:textId="77777777" w:rsidR="00347B40" w:rsidRPr="0032293D" w:rsidRDefault="00347B40" w:rsidP="0032293D">
            <w:pPr>
              <w:spacing w:line="240" w:lineRule="auto"/>
              <w:rPr>
                <w:sz w:val="20"/>
                <w:szCs w:val="20"/>
              </w:rPr>
            </w:pPr>
            <w:r w:rsidRPr="0032293D">
              <w:rPr>
                <w:sz w:val="20"/>
                <w:szCs w:val="20"/>
              </w:rPr>
              <w:t>192.168.3.1/24</w:t>
            </w:r>
          </w:p>
        </w:tc>
      </w:tr>
      <w:tr w:rsidR="00347B40" w:rsidRPr="0032293D" w14:paraId="2857149E" w14:textId="77777777" w:rsidTr="00DE5200">
        <w:trPr>
          <w:cantSplit/>
          <w:jc w:val="center"/>
        </w:trPr>
        <w:tc>
          <w:tcPr>
            <w:tcW w:w="2427" w:type="dxa"/>
            <w:tcBorders>
              <w:top w:val="nil"/>
              <w:bottom w:val="nil"/>
            </w:tcBorders>
            <w:vAlign w:val="bottom"/>
          </w:tcPr>
          <w:p w14:paraId="3DA9F379" w14:textId="77777777" w:rsidR="00347B40" w:rsidRPr="0032293D" w:rsidRDefault="00347B40" w:rsidP="00347B40">
            <w:pPr>
              <w:pStyle w:val="ConfigWindow"/>
            </w:pPr>
            <w:r w:rsidRPr="0032293D">
              <w:t>R3</w:t>
            </w:r>
          </w:p>
        </w:tc>
        <w:tc>
          <w:tcPr>
            <w:tcW w:w="3690" w:type="dxa"/>
            <w:vAlign w:val="bottom"/>
          </w:tcPr>
          <w:p w14:paraId="3BEE50E2" w14:textId="77777777" w:rsidR="00347B40" w:rsidRPr="0032293D" w:rsidRDefault="00347B40" w:rsidP="0032293D">
            <w:pPr>
              <w:spacing w:line="240" w:lineRule="auto"/>
              <w:rPr>
                <w:sz w:val="20"/>
                <w:szCs w:val="20"/>
              </w:rPr>
            </w:pPr>
            <w:r w:rsidRPr="0032293D">
              <w:rPr>
                <w:sz w:val="20"/>
                <w:szCs w:val="20"/>
              </w:rPr>
              <w:t>Loopback 1</w:t>
            </w:r>
          </w:p>
        </w:tc>
        <w:tc>
          <w:tcPr>
            <w:tcW w:w="4059" w:type="dxa"/>
            <w:vAlign w:val="bottom"/>
          </w:tcPr>
          <w:p w14:paraId="40A1C578" w14:textId="77777777" w:rsidR="00347B40" w:rsidRPr="0032293D" w:rsidRDefault="00347B40" w:rsidP="0032293D">
            <w:pPr>
              <w:spacing w:line="240" w:lineRule="auto"/>
              <w:rPr>
                <w:sz w:val="20"/>
                <w:szCs w:val="20"/>
              </w:rPr>
            </w:pPr>
            <w:r w:rsidRPr="0032293D">
              <w:rPr>
                <w:sz w:val="20"/>
                <w:szCs w:val="20"/>
              </w:rPr>
              <w:t>172.16.3.1/24</w:t>
            </w:r>
          </w:p>
        </w:tc>
      </w:tr>
      <w:tr w:rsidR="00347B40" w:rsidRPr="0032293D" w14:paraId="01008D8C" w14:textId="77777777" w:rsidTr="00DE5200">
        <w:trPr>
          <w:cantSplit/>
          <w:jc w:val="center"/>
        </w:trPr>
        <w:tc>
          <w:tcPr>
            <w:tcW w:w="2427" w:type="dxa"/>
            <w:tcBorders>
              <w:top w:val="nil"/>
            </w:tcBorders>
            <w:vAlign w:val="bottom"/>
          </w:tcPr>
          <w:p w14:paraId="5C4E3EAF" w14:textId="5A2A85FE" w:rsidR="00347B40" w:rsidRPr="0032293D" w:rsidRDefault="00347B40" w:rsidP="00347B40">
            <w:pPr>
              <w:pStyle w:val="ConfigWindow"/>
            </w:pPr>
            <w:r w:rsidRPr="0032293D">
              <w:t>R3</w:t>
            </w:r>
          </w:p>
        </w:tc>
        <w:tc>
          <w:tcPr>
            <w:tcW w:w="3690" w:type="dxa"/>
            <w:vAlign w:val="bottom"/>
          </w:tcPr>
          <w:p w14:paraId="40C7A2B4" w14:textId="21B7D7DC" w:rsidR="00347B40" w:rsidRPr="0032293D" w:rsidRDefault="00347B40" w:rsidP="0032293D">
            <w:pPr>
              <w:spacing w:line="240" w:lineRule="auto"/>
              <w:rPr>
                <w:sz w:val="20"/>
                <w:szCs w:val="20"/>
              </w:rPr>
            </w:pPr>
            <w:r>
              <w:rPr>
                <w:sz w:val="20"/>
                <w:szCs w:val="20"/>
              </w:rPr>
              <w:t xml:space="preserve">Tunnel </w:t>
            </w:r>
            <w:r w:rsidR="00862201">
              <w:rPr>
                <w:sz w:val="20"/>
                <w:szCs w:val="20"/>
              </w:rPr>
              <w:t>1</w:t>
            </w:r>
          </w:p>
        </w:tc>
        <w:tc>
          <w:tcPr>
            <w:tcW w:w="4059" w:type="dxa"/>
            <w:vAlign w:val="bottom"/>
          </w:tcPr>
          <w:p w14:paraId="45B9B925" w14:textId="080EBBDC" w:rsidR="00347B40" w:rsidRPr="0032293D" w:rsidRDefault="00347B40" w:rsidP="0032293D">
            <w:pPr>
              <w:spacing w:line="240" w:lineRule="auto"/>
              <w:rPr>
                <w:sz w:val="20"/>
                <w:szCs w:val="20"/>
              </w:rPr>
            </w:pPr>
            <w:r>
              <w:rPr>
                <w:sz w:val="20"/>
                <w:szCs w:val="20"/>
              </w:rPr>
              <w:t>100.100.100.3/29</w:t>
            </w:r>
          </w:p>
        </w:tc>
      </w:tr>
    </w:tbl>
    <w:p w14:paraId="2FBEBE47" w14:textId="77777777" w:rsidR="00D778DF" w:rsidRPr="00E70096" w:rsidRDefault="00D778DF" w:rsidP="00D452F4">
      <w:pPr>
        <w:pStyle w:val="Heading1"/>
      </w:pPr>
      <w:r w:rsidRPr="00E70096">
        <w:lastRenderedPageBreak/>
        <w:t>Objectives</w:t>
      </w:r>
    </w:p>
    <w:p w14:paraId="43966B35" w14:textId="7ECAEBD6" w:rsidR="00E70096" w:rsidRPr="00E70096" w:rsidRDefault="00BE7B19" w:rsidP="00E70096">
      <w:pPr>
        <w:pStyle w:val="BodyTextL25"/>
      </w:pPr>
      <w:r>
        <w:t>In this lab</w:t>
      </w:r>
      <w:r w:rsidR="009150EE">
        <w:t>,</w:t>
      </w:r>
      <w:r>
        <w:t xml:space="preserve"> you will create a Dynamic Multipoint Virtual Private Network (DMVPN) that consists of a hub router with two spokes</w:t>
      </w:r>
      <w:r w:rsidR="00E70096">
        <w:t>.</w:t>
      </w:r>
      <w:r>
        <w:t xml:space="preserve"> You will implement a DMVPN Phase </w:t>
      </w:r>
      <w:r w:rsidR="00196F21">
        <w:t>3</w:t>
      </w:r>
      <w:r>
        <w:t xml:space="preserve"> </w:t>
      </w:r>
      <w:r w:rsidR="00196F21">
        <w:t>spoke</w:t>
      </w:r>
      <w:r>
        <w:t>-to-spoke topology</w:t>
      </w:r>
      <w:r w:rsidR="00196F21">
        <w:t>.</w:t>
      </w:r>
      <w:r>
        <w:t xml:space="preserve"> </w:t>
      </w:r>
    </w:p>
    <w:p w14:paraId="7C9B99AE" w14:textId="77777777" w:rsidR="00BE7B19" w:rsidRPr="004C0909" w:rsidRDefault="00BE7B19" w:rsidP="00BE7B19">
      <w:pPr>
        <w:pStyle w:val="BodyTextL25Bold"/>
      </w:pPr>
      <w:r>
        <w:t>Part 1: Build the Network and Configure Basic Device Settings</w:t>
      </w:r>
    </w:p>
    <w:p w14:paraId="7863A8B6" w14:textId="53BC37C9" w:rsidR="00BE7B19" w:rsidRDefault="00BE7B19" w:rsidP="00BE7B19">
      <w:pPr>
        <w:pStyle w:val="BodyTextL25Bold"/>
      </w:pPr>
      <w:r>
        <w:t xml:space="preserve">Part 2: Configure DMVPN Phase </w:t>
      </w:r>
      <w:r w:rsidR="00B07C97">
        <w:t>3</w:t>
      </w:r>
    </w:p>
    <w:p w14:paraId="12AE1690" w14:textId="447DD6E6" w:rsidR="00F20B3A" w:rsidRDefault="00F20B3A" w:rsidP="00BE7B19">
      <w:pPr>
        <w:pStyle w:val="BodyTextL25Bold"/>
      </w:pPr>
      <w:r>
        <w:t>Part 3: Verify DMVPN Phase 3</w:t>
      </w:r>
    </w:p>
    <w:p w14:paraId="619C919B" w14:textId="1C614902" w:rsidR="00D778DF" w:rsidRDefault="00D778DF" w:rsidP="00D452F4">
      <w:pPr>
        <w:pStyle w:val="Heading1"/>
      </w:pPr>
      <w:r w:rsidRPr="00E70096">
        <w:t>Background / Scenario</w:t>
      </w:r>
    </w:p>
    <w:p w14:paraId="594F3292" w14:textId="11CF0A25" w:rsidR="00266A07" w:rsidRDefault="00266A07" w:rsidP="00266A07">
      <w:pPr>
        <w:pStyle w:val="BodyTextL25"/>
      </w:pPr>
      <w:r>
        <w:t>In this lab</w:t>
      </w:r>
      <w:r w:rsidR="009150EE">
        <w:t>,</w:t>
      </w:r>
      <w:r>
        <w:t xml:space="preserve"> </w:t>
      </w:r>
      <w:r w:rsidR="00781753">
        <w:t>you</w:t>
      </w:r>
      <w:r>
        <w:t xml:space="preserve"> will modify a DMVPN Phase 1 network to create Phase 3 spoke-to-spoke network. </w:t>
      </w:r>
      <w:r w:rsidR="00E46578">
        <w:t>The configuration from the previous</w:t>
      </w:r>
      <w:r>
        <w:t xml:space="preserve"> Phase 1 lab </w:t>
      </w:r>
      <w:r w:rsidR="00E46578">
        <w:t>are required as the starting point for</w:t>
      </w:r>
      <w:r>
        <w:t xml:space="preserve"> this lab.</w:t>
      </w:r>
    </w:p>
    <w:p w14:paraId="4201B0DF" w14:textId="4EC4E603" w:rsidR="00266A07" w:rsidRDefault="00F508FB" w:rsidP="00BE7B19">
      <w:pPr>
        <w:pStyle w:val="BodyTextL25"/>
      </w:pPr>
      <w:r>
        <w:t>Phase 3</w:t>
      </w:r>
      <w:r w:rsidR="001E14E0">
        <w:t xml:space="preserve"> improved upon Phase 2 by using a different mechanism for </w:t>
      </w:r>
      <w:r w:rsidR="007566F3">
        <w:t>routing between destinations in</w:t>
      </w:r>
      <w:r w:rsidR="001E14E0">
        <w:t xml:space="preserve"> spoke-to-spoke</w:t>
      </w:r>
      <w:r>
        <w:t xml:space="preserve"> tunnels</w:t>
      </w:r>
      <w:r w:rsidR="001E14E0">
        <w:t xml:space="preserve">. </w:t>
      </w:r>
      <w:r w:rsidR="00266A07">
        <w:t>Because of this, Phase 3 can be seen as superseding Phase 2. For that reason, there is no Phase 2</w:t>
      </w:r>
      <w:r w:rsidR="00E46578">
        <w:t xml:space="preserve"> lab</w:t>
      </w:r>
      <w:r w:rsidR="00266A07">
        <w:t>.</w:t>
      </w:r>
    </w:p>
    <w:p w14:paraId="22CB48A8" w14:textId="33DF3C68" w:rsidR="001E14E0" w:rsidRDefault="001E14E0" w:rsidP="00BE7B19">
      <w:pPr>
        <w:pStyle w:val="BodyTextL25"/>
      </w:pPr>
      <w:r>
        <w:t xml:space="preserve">In </w:t>
      </w:r>
      <w:r w:rsidR="00266A07">
        <w:t>DMVPN Phase 3</w:t>
      </w:r>
      <w:r w:rsidR="001C3043">
        <w:t>,</w:t>
      </w:r>
      <w:r>
        <w:t xml:space="preserve"> the spoke routers create routing table entries</w:t>
      </w:r>
      <w:r w:rsidR="007566F3">
        <w:t xml:space="preserve"> in which NHRP manipulates the routing information</w:t>
      </w:r>
      <w:r>
        <w:t xml:space="preserve"> </w:t>
      </w:r>
      <w:r w:rsidR="007566F3">
        <w:t>for tunnel destinations by overriding the next hop that was determined by the routing protocol</w:t>
      </w:r>
      <w:r w:rsidR="001C3043">
        <w:t>.</w:t>
      </w:r>
      <w:r w:rsidR="007566F3">
        <w:t xml:space="preserve"> </w:t>
      </w:r>
      <w:r w:rsidR="001C3043">
        <w:t>NHRP</w:t>
      </w:r>
      <w:r w:rsidR="007566F3">
        <w:t xml:space="preserve"> provid</w:t>
      </w:r>
      <w:r w:rsidR="001C3043">
        <w:t>es</w:t>
      </w:r>
      <w:r w:rsidR="007566F3">
        <w:t xml:space="preserve"> the actual destination network as the next hop. This </w:t>
      </w:r>
      <w:r>
        <w:t>enables the distribution of route summaries from the hub router to the spokes.</w:t>
      </w:r>
      <w:r w:rsidR="0091778E">
        <w:t xml:space="preserve"> Finally, Phase 3 enables a hierarchical tree-based VPN architecture in which central hub routers connect other, regional hubs and their spokes. This allows for the establishment of tunnels between routers that are not connected to the same regional hub.</w:t>
      </w:r>
    </w:p>
    <w:p w14:paraId="51B3B81D" w14:textId="5F41DC34" w:rsidR="00266A07" w:rsidRDefault="00266A07" w:rsidP="00266A07">
      <w:pPr>
        <w:pStyle w:val="BodyTextL25"/>
      </w:pPr>
      <w:r>
        <w:t>In Phase 1 DMVPN, all spoke router traffic must pass through the hub router</w:t>
      </w:r>
      <w:r w:rsidR="00995AA6">
        <w:t>,</w:t>
      </w:r>
      <w:r>
        <w:t xml:space="preserve"> as shown in the topology diagram.</w:t>
      </w:r>
    </w:p>
    <w:p w14:paraId="76AB1097" w14:textId="53D3F8AB" w:rsidR="00266A07" w:rsidRDefault="00266A07" w:rsidP="00266A07">
      <w:pPr>
        <w:pStyle w:val="BodyTextL25"/>
      </w:pPr>
    </w:p>
    <w:p w14:paraId="1BA86BD1" w14:textId="77777777" w:rsidR="00266A07" w:rsidRPr="00452218" w:rsidRDefault="00266A07" w:rsidP="00266A07">
      <w:pPr>
        <w:pStyle w:val="BodyTextL25"/>
      </w:pPr>
      <w:r w:rsidRPr="00452218">
        <w:t>In a Phase 3 spoke-spoke DMVPN, traffic initially travels to the hub. The traffic then travels directly between the spoke routers</w:t>
      </w:r>
      <w:r>
        <w:t xml:space="preserve"> over the spoke-to-spoke tunnel.</w:t>
      </w:r>
    </w:p>
    <w:p w14:paraId="273CE740" w14:textId="615C0A59" w:rsidR="00266A07" w:rsidRDefault="00F97E29" w:rsidP="00266A07">
      <w:pPr>
        <w:pStyle w:val="BodyTextL25"/>
      </w:pPr>
      <w:r>
        <w:rPr>
          <w:noProof/>
        </w:rPr>
        <w:drawing>
          <wp:inline distT="0" distB="0" distL="0" distR="0" wp14:anchorId="5AFD91F4" wp14:editId="238A73BD">
            <wp:extent cx="6394450" cy="244665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4450" cy="2446655"/>
                    </a:xfrm>
                    <a:prstGeom prst="rect">
                      <a:avLst/>
                    </a:prstGeom>
                    <a:noFill/>
                    <a:ln>
                      <a:noFill/>
                    </a:ln>
                  </pic:spPr>
                </pic:pic>
              </a:graphicData>
            </a:graphic>
          </wp:inline>
        </w:drawing>
      </w:r>
    </w:p>
    <w:p w14:paraId="64BBED21" w14:textId="14A045AB" w:rsidR="00151D1E" w:rsidRPr="00BE7B19" w:rsidRDefault="00151D1E" w:rsidP="00BE7B19">
      <w:pPr>
        <w:pStyle w:val="BodyTextL25"/>
      </w:pPr>
      <w:r w:rsidRPr="00151D1E">
        <w:rPr>
          <w:b/>
          <w:bCs/>
        </w:rPr>
        <w:t>Note</w:t>
      </w:r>
      <w:r w:rsidRPr="00DE5200">
        <w:t>:</w:t>
      </w:r>
      <w:r>
        <w:t xml:space="preserve"> This lab does not include the configuration of IPSec to secure the tunnels. This essential procedure will be covered in a later lab.</w:t>
      </w:r>
    </w:p>
    <w:p w14:paraId="0EDEEA57" w14:textId="0F04824D" w:rsidR="000F2BC2" w:rsidRDefault="000F2BC2" w:rsidP="000F2BC2">
      <w:pPr>
        <w:pStyle w:val="BodyTextL25"/>
      </w:pPr>
      <w:r>
        <w:rPr>
          <w:b/>
        </w:rPr>
        <w:t>Note</w:t>
      </w:r>
      <w:r w:rsidRPr="00DE5200">
        <w:rPr>
          <w:bCs/>
        </w:rPr>
        <w:t>:</w:t>
      </w:r>
      <w:r>
        <w:t xml:space="preserve"> This lab is an exercise in configuring and verifying various implementations of </w:t>
      </w:r>
      <w:r w:rsidR="00090B13">
        <w:t>DMVPN topologies</w:t>
      </w:r>
      <w:r>
        <w:t xml:space="preserve"> and does not reflect networking best practices.</w:t>
      </w:r>
    </w:p>
    <w:p w14:paraId="25167E4D" w14:textId="7F7C54DF" w:rsidR="00090B13" w:rsidRDefault="00090B13" w:rsidP="00090B13">
      <w:pPr>
        <w:pStyle w:val="BodyTextL25"/>
        <w:rPr>
          <w:b/>
        </w:rPr>
      </w:pPr>
      <w:r w:rsidRPr="00A86660">
        <w:rPr>
          <w:b/>
        </w:rPr>
        <w:t>Note</w:t>
      </w:r>
      <w:r w:rsidRPr="00216F46">
        <w:t>:</w:t>
      </w:r>
      <w:r w:rsidRPr="00A86660">
        <w:t xml:space="preserve"> The router</w:t>
      </w:r>
      <w:r>
        <w:t xml:space="preserve">s used with CCNP hands-on </w:t>
      </w:r>
      <w:r w:rsidRPr="00A86660">
        <w:t>lab</w:t>
      </w:r>
      <w:r>
        <w:t>s</w:t>
      </w:r>
      <w:r w:rsidRPr="00A86660">
        <w:t xml:space="preserve"> are </w:t>
      </w:r>
      <w:r>
        <w:t xml:space="preserve">the </w:t>
      </w:r>
      <w:r w:rsidRPr="00A86660">
        <w:t xml:space="preserve">Cisco </w:t>
      </w:r>
      <w:r>
        <w:t xml:space="preserve">4221 </w:t>
      </w:r>
      <w:r w:rsidRPr="00A86660">
        <w:t xml:space="preserve">with </w:t>
      </w:r>
      <w:r>
        <w:t xml:space="preserve">Cisco </w:t>
      </w:r>
      <w:r w:rsidRPr="00A86660">
        <w:t xml:space="preserve">IOS </w:t>
      </w:r>
      <w:r>
        <w:t xml:space="preserve">XE Release </w:t>
      </w:r>
      <w:r w:rsidRPr="00A86660">
        <w:t>1</w:t>
      </w:r>
      <w:r>
        <w:t xml:space="preserve">6.9.4 (universalk9 </w:t>
      </w:r>
      <w:r w:rsidRPr="00A86660">
        <w:t>image).</w:t>
      </w:r>
      <w:r>
        <w:t xml:space="preserve"> The Layer 3 switch is a Cisco Catalyst 3650 with </w:t>
      </w:r>
      <w:r w:rsidR="00EA3E80">
        <w:rPr>
          <w:rFonts w:eastAsia="Arial"/>
        </w:rPr>
        <w:t xml:space="preserve">Cisco IOS XE Release 16.9.4 (universalk9 image). </w:t>
      </w:r>
      <w:r w:rsidRPr="00A86660">
        <w:t>Other routers</w:t>
      </w:r>
      <w:r>
        <w:t xml:space="preserve">, Layer 3 switches, and Cisco </w:t>
      </w:r>
      <w:r w:rsidRPr="00A86660">
        <w:t>IOS versions can be used</w:t>
      </w:r>
      <w:r>
        <w:t xml:space="preserve">. </w:t>
      </w:r>
      <w:r w:rsidRPr="00A86660">
        <w:t xml:space="preserve">Depending on the </w:t>
      </w:r>
      <w:r w:rsidRPr="00A86660">
        <w:lastRenderedPageBreak/>
        <w:t>model</w:t>
      </w:r>
      <w:r>
        <w:t xml:space="preserve"> and Cisco IOS version</w:t>
      </w:r>
      <w:r w:rsidRPr="00A86660">
        <w:t xml:space="preserve">, the commands available and </w:t>
      </w:r>
      <w:r>
        <w:t xml:space="preserve">the </w:t>
      </w:r>
      <w:r w:rsidRPr="00A86660">
        <w:t>output produced might vary from what is shown in th</w:t>
      </w:r>
      <w:r>
        <w:t>e labs.</w:t>
      </w:r>
      <w:r w:rsidRPr="008C2920">
        <w:t xml:space="preserve"> </w:t>
      </w:r>
    </w:p>
    <w:p w14:paraId="4543235B" w14:textId="72B8E03F" w:rsidR="00D778DF" w:rsidRPr="00683036" w:rsidRDefault="00D778DF" w:rsidP="00D778DF">
      <w:pPr>
        <w:pStyle w:val="BodyTextL25"/>
      </w:pPr>
      <w:r w:rsidRPr="00BF16BF">
        <w:rPr>
          <w:b/>
        </w:rPr>
        <w:t>Note</w:t>
      </w:r>
      <w:r w:rsidRPr="0034604B">
        <w:t>:</w:t>
      </w:r>
      <w:r w:rsidRPr="00DE6F44">
        <w:t xml:space="preserve"> </w:t>
      </w:r>
      <w:r w:rsidRPr="00683036">
        <w:t xml:space="preserve">Make sure that the </w:t>
      </w:r>
      <w:r w:rsidR="00FD398C">
        <w:t>device</w:t>
      </w:r>
      <w:r w:rsidR="00FD398C" w:rsidRPr="00683036">
        <w:t xml:space="preserve">s </w:t>
      </w:r>
      <w:r w:rsidRPr="00683036">
        <w:t>have been erased and have no startup configurations. If you are unsure</w:t>
      </w:r>
      <w:r>
        <w:t>,</w:t>
      </w:r>
      <w:r w:rsidRPr="00683036">
        <w:t xml:space="preserve"> </w:t>
      </w:r>
      <w:r w:rsidR="000F2BC2">
        <w:t xml:space="preserve">please </w:t>
      </w:r>
      <w:r w:rsidRPr="00683036">
        <w:t>contact your instructor.</w:t>
      </w:r>
    </w:p>
    <w:p w14:paraId="3BB0450F" w14:textId="77777777" w:rsidR="00D778DF" w:rsidRDefault="00D778DF" w:rsidP="00457934">
      <w:pPr>
        <w:pStyle w:val="InstNoteRedL25"/>
      </w:pPr>
      <w:r>
        <w:rPr>
          <w:b/>
        </w:rPr>
        <w:t>Instructor N</w:t>
      </w:r>
      <w:r w:rsidRPr="00683036">
        <w:rPr>
          <w:b/>
        </w:rPr>
        <w:t>ote</w:t>
      </w:r>
      <w:r w:rsidRPr="00683036">
        <w:t>: Refer to the Instructor Lab Manual for the procedures to initialize and reload devices.</w:t>
      </w:r>
    </w:p>
    <w:p w14:paraId="7456129C" w14:textId="77777777" w:rsidR="00D778DF" w:rsidRPr="00E70096" w:rsidRDefault="00D778DF" w:rsidP="00D452F4">
      <w:pPr>
        <w:pStyle w:val="Heading1"/>
      </w:pPr>
      <w:r w:rsidRPr="00E70096">
        <w:t>Required Resources</w:t>
      </w:r>
    </w:p>
    <w:p w14:paraId="2514D36C" w14:textId="77777777" w:rsidR="00334C33" w:rsidRDefault="000F2BC2" w:rsidP="00334C33">
      <w:pPr>
        <w:pStyle w:val="Bulletlevel1"/>
      </w:pPr>
      <w:r>
        <w:t>3</w:t>
      </w:r>
      <w:r w:rsidR="00334C33">
        <w:t xml:space="preserve"> Router</w:t>
      </w:r>
      <w:r w:rsidR="00196CBC">
        <w:t>s</w:t>
      </w:r>
      <w:r w:rsidR="00334C33">
        <w:t xml:space="preserve"> (Cisco </w:t>
      </w:r>
      <w:r w:rsidR="00B72F2A">
        <w:t>4221</w:t>
      </w:r>
      <w:r w:rsidR="00334C33">
        <w:t xml:space="preserve"> with Cisco IOS</w:t>
      </w:r>
      <w:r w:rsidR="00F666EC">
        <w:t xml:space="preserve"> XE</w:t>
      </w:r>
      <w:r w:rsidR="00334C33">
        <w:t xml:space="preserve"> Release </w:t>
      </w:r>
      <w:r w:rsidR="00AC05AB">
        <w:t>16.9.</w:t>
      </w:r>
      <w:r w:rsidR="000C5EF2">
        <w:t>4</w:t>
      </w:r>
      <w:r w:rsidR="00334C33">
        <w:t xml:space="preserve"> universal image or comparable)</w:t>
      </w:r>
    </w:p>
    <w:p w14:paraId="2AFFADAD" w14:textId="56F571F5" w:rsidR="00334C33" w:rsidRDefault="000F2BC2" w:rsidP="00334C33">
      <w:pPr>
        <w:pStyle w:val="Bulletlevel1"/>
      </w:pPr>
      <w:r>
        <w:t>1</w:t>
      </w:r>
      <w:r w:rsidR="00334C33">
        <w:t xml:space="preserve"> </w:t>
      </w:r>
      <w:r>
        <w:t>Layer 3 s</w:t>
      </w:r>
      <w:r w:rsidR="00334C33">
        <w:t xml:space="preserve">witch (Cisco </w:t>
      </w:r>
      <w:r>
        <w:t xml:space="preserve">3650 </w:t>
      </w:r>
      <w:r w:rsidR="0034218C">
        <w:t xml:space="preserve">with Cisco IOS Release </w:t>
      </w:r>
      <w:r w:rsidR="00EA3E80">
        <w:t>16.9.4 universal image or</w:t>
      </w:r>
      <w:r w:rsidR="00334C33">
        <w:t xml:space="preserve"> comparable)</w:t>
      </w:r>
      <w:r>
        <w:t xml:space="preserve"> </w:t>
      </w:r>
    </w:p>
    <w:p w14:paraId="2DB69EB7" w14:textId="77777777" w:rsidR="00334C33" w:rsidRDefault="00177B76" w:rsidP="00334C33">
      <w:pPr>
        <w:pStyle w:val="Bulletlevel1"/>
      </w:pPr>
      <w:r w:rsidRPr="00177B76">
        <w:t>1 PC (Choice of operating system with a terminal emulation program installed)</w:t>
      </w:r>
    </w:p>
    <w:p w14:paraId="51F3964A" w14:textId="77777777" w:rsidR="00334C33" w:rsidRDefault="00334C33" w:rsidP="00334C33">
      <w:pPr>
        <w:pStyle w:val="Bulletlevel1"/>
      </w:pPr>
      <w:r>
        <w:t>Console cables to configure the Cisco IOS devices via the console ports</w:t>
      </w:r>
    </w:p>
    <w:p w14:paraId="08D97D7D" w14:textId="19D6D0E6" w:rsidR="00457934" w:rsidRDefault="00334C33" w:rsidP="00457934">
      <w:pPr>
        <w:pStyle w:val="Bulletlevel1"/>
      </w:pPr>
      <w:r>
        <w:t>Ethernet cables as shown in the topology</w:t>
      </w:r>
    </w:p>
    <w:p w14:paraId="6118B8EE" w14:textId="22F598A4" w:rsidR="00AB7F22" w:rsidRPr="00DE5200" w:rsidRDefault="00AB7F22" w:rsidP="00DE5200">
      <w:pPr>
        <w:pStyle w:val="Heading1Red"/>
        <w:rPr>
          <w:rStyle w:val="LabTitleInstVersred"/>
          <w:b/>
          <w:sz w:val="26"/>
        </w:rPr>
      </w:pPr>
      <w:r w:rsidRPr="00DE5200">
        <w:rPr>
          <w:rStyle w:val="LabTitleInstVersred"/>
          <w:b/>
          <w:sz w:val="26"/>
        </w:rPr>
        <w:t>Initial Configurations</w:t>
      </w:r>
    </w:p>
    <w:p w14:paraId="42ED7F34" w14:textId="2EE236B5" w:rsidR="00AB7F22" w:rsidRPr="00DE5200" w:rsidRDefault="00AB7F22" w:rsidP="00DE5200">
      <w:pPr>
        <w:pStyle w:val="InstNoteRedL25"/>
      </w:pPr>
      <w:r w:rsidRPr="00DE5200">
        <w:t>Students will use the devices that we</w:t>
      </w:r>
      <w:r w:rsidR="001C3043" w:rsidRPr="00DE5200">
        <w:t>re</w:t>
      </w:r>
      <w:r w:rsidRPr="00DE5200">
        <w:t xml:space="preserve"> configured for the </w:t>
      </w:r>
      <w:r w:rsidR="006A50BF">
        <w:t xml:space="preserve">“Lab - </w:t>
      </w:r>
      <w:r w:rsidR="000640E8" w:rsidRPr="00DE5200">
        <w:t>Implement a DMVPN Phase 1 Hub-to-Spoke Topology</w:t>
      </w:r>
      <w:r w:rsidR="006A50BF">
        <w:t>”</w:t>
      </w:r>
      <w:r w:rsidRPr="00DE5200">
        <w:t>. If they</w:t>
      </w:r>
      <w:r w:rsidR="002D201F" w:rsidRPr="00DE5200">
        <w:t xml:space="preserve"> do not have the preconfigured devices, they could benefit by practicing configuration of DMVPN Phase 1 from that lab. Otherwise, they could past</w:t>
      </w:r>
      <w:r w:rsidR="001C3043" w:rsidRPr="00DE5200">
        <w:t>e</w:t>
      </w:r>
      <w:r w:rsidR="002D201F" w:rsidRPr="00DE5200">
        <w:t xml:space="preserve"> the initial configurations into the devices. Initial configurations are provided here.</w:t>
      </w:r>
    </w:p>
    <w:p w14:paraId="0BC44140" w14:textId="1503F4D7" w:rsidR="002D201F" w:rsidRPr="00DE5200" w:rsidRDefault="002D201F" w:rsidP="00DE5200">
      <w:pPr>
        <w:pStyle w:val="InstNoteRedL25"/>
        <w:rPr>
          <w:rStyle w:val="DevConfigGray"/>
          <w:rFonts w:ascii="Arial" w:hAnsi="Arial"/>
          <w:b/>
          <w:bCs/>
          <w:color w:val="EE0000"/>
          <w:shd w:val="clear" w:color="auto" w:fill="auto"/>
        </w:rPr>
      </w:pPr>
      <w:r w:rsidRPr="00DE5200">
        <w:rPr>
          <w:rStyle w:val="DevConfigGray"/>
          <w:rFonts w:ascii="Arial" w:hAnsi="Arial"/>
          <w:b/>
          <w:bCs/>
          <w:color w:val="EE0000"/>
          <w:shd w:val="clear" w:color="auto" w:fill="auto"/>
        </w:rPr>
        <w:t>R1 hub router</w:t>
      </w:r>
    </w:p>
    <w:p w14:paraId="651A8B3E" w14:textId="77777777" w:rsidR="002D201F" w:rsidRPr="00DE5200" w:rsidRDefault="002D201F" w:rsidP="00DE5200">
      <w:pPr>
        <w:pStyle w:val="CMDRed"/>
      </w:pPr>
      <w:r w:rsidRPr="00DE5200">
        <w:t>hostname R1</w:t>
      </w:r>
    </w:p>
    <w:p w14:paraId="465CBF63" w14:textId="77777777" w:rsidR="002D201F" w:rsidRPr="00DE5200" w:rsidRDefault="002D201F" w:rsidP="00DE5200">
      <w:pPr>
        <w:pStyle w:val="CMDRed"/>
      </w:pPr>
      <w:r w:rsidRPr="00DE5200">
        <w:t>no ip domain lookup</w:t>
      </w:r>
    </w:p>
    <w:p w14:paraId="6F270816" w14:textId="77777777" w:rsidR="002D201F" w:rsidRPr="00DE5200" w:rsidRDefault="002D201F" w:rsidP="00DE5200">
      <w:pPr>
        <w:pStyle w:val="CMDRed"/>
      </w:pPr>
      <w:r w:rsidRPr="00DE5200">
        <w:t>banner motd # R1, Implement DMVPN Hub #</w:t>
      </w:r>
    </w:p>
    <w:p w14:paraId="476E2D00" w14:textId="77777777" w:rsidR="002D201F" w:rsidRPr="00DE5200" w:rsidRDefault="002D201F" w:rsidP="00DE5200">
      <w:pPr>
        <w:pStyle w:val="CMDRed"/>
      </w:pPr>
      <w:r w:rsidRPr="00DE5200">
        <w:t>line con 0</w:t>
      </w:r>
    </w:p>
    <w:p w14:paraId="68C14053" w14:textId="77777777" w:rsidR="002D201F" w:rsidRPr="00DE5200" w:rsidRDefault="002D201F" w:rsidP="00DE5200">
      <w:pPr>
        <w:pStyle w:val="CMDRed"/>
      </w:pPr>
      <w:r w:rsidRPr="00DE5200">
        <w:t xml:space="preserve"> exec-timeout 0 0</w:t>
      </w:r>
    </w:p>
    <w:p w14:paraId="58CD9C7F" w14:textId="77777777" w:rsidR="002D201F" w:rsidRPr="00DE5200" w:rsidRDefault="002D201F" w:rsidP="00DE5200">
      <w:pPr>
        <w:pStyle w:val="CMDRed"/>
      </w:pPr>
      <w:r w:rsidRPr="00DE5200">
        <w:t xml:space="preserve"> logging synchronous</w:t>
      </w:r>
    </w:p>
    <w:p w14:paraId="62F9A700" w14:textId="77777777" w:rsidR="002D201F" w:rsidRPr="00DE5200" w:rsidRDefault="002D201F" w:rsidP="00DE5200">
      <w:pPr>
        <w:pStyle w:val="CMDRed"/>
      </w:pPr>
      <w:r w:rsidRPr="00DE5200">
        <w:t xml:space="preserve"> exit</w:t>
      </w:r>
    </w:p>
    <w:p w14:paraId="1E88964D" w14:textId="77777777" w:rsidR="002D201F" w:rsidRPr="00DE5200" w:rsidRDefault="002D201F" w:rsidP="00DE5200">
      <w:pPr>
        <w:pStyle w:val="CMDRed"/>
      </w:pPr>
      <w:r w:rsidRPr="00DE5200">
        <w:t>line vty 0 4</w:t>
      </w:r>
    </w:p>
    <w:p w14:paraId="78FABFA4" w14:textId="77777777" w:rsidR="002D201F" w:rsidRPr="00DE5200" w:rsidRDefault="002D201F" w:rsidP="00DE5200">
      <w:pPr>
        <w:pStyle w:val="CMDRed"/>
      </w:pPr>
      <w:r w:rsidRPr="00DE5200">
        <w:t xml:space="preserve"> privilege level 15</w:t>
      </w:r>
    </w:p>
    <w:p w14:paraId="4696F535" w14:textId="77777777" w:rsidR="002D201F" w:rsidRPr="00DE5200" w:rsidRDefault="002D201F" w:rsidP="00DE5200">
      <w:pPr>
        <w:pStyle w:val="CMDRed"/>
      </w:pPr>
      <w:r w:rsidRPr="00DE5200">
        <w:t xml:space="preserve"> password cisco123</w:t>
      </w:r>
    </w:p>
    <w:p w14:paraId="2849CB32" w14:textId="77777777" w:rsidR="002D201F" w:rsidRPr="00DE5200" w:rsidRDefault="002D201F" w:rsidP="00DE5200">
      <w:pPr>
        <w:pStyle w:val="CMDRed"/>
      </w:pPr>
      <w:r w:rsidRPr="00DE5200">
        <w:t xml:space="preserve"> exec-timeout 0 0</w:t>
      </w:r>
    </w:p>
    <w:p w14:paraId="320507F2" w14:textId="77777777" w:rsidR="002D201F" w:rsidRPr="00DE5200" w:rsidRDefault="002D201F" w:rsidP="00DE5200">
      <w:pPr>
        <w:pStyle w:val="CMDRed"/>
      </w:pPr>
      <w:r w:rsidRPr="00DE5200">
        <w:t xml:space="preserve"> logging synchronous</w:t>
      </w:r>
    </w:p>
    <w:p w14:paraId="060E8D09" w14:textId="77777777" w:rsidR="002D201F" w:rsidRPr="00DE5200" w:rsidRDefault="002D201F" w:rsidP="00DE5200">
      <w:pPr>
        <w:pStyle w:val="CMDRed"/>
      </w:pPr>
      <w:r w:rsidRPr="00DE5200">
        <w:t xml:space="preserve"> login</w:t>
      </w:r>
    </w:p>
    <w:p w14:paraId="774535A2" w14:textId="77777777" w:rsidR="002D201F" w:rsidRPr="00DE5200" w:rsidRDefault="002D201F" w:rsidP="00DE5200">
      <w:pPr>
        <w:pStyle w:val="CMDRed"/>
      </w:pPr>
      <w:r w:rsidRPr="00DE5200">
        <w:t xml:space="preserve"> exit</w:t>
      </w:r>
    </w:p>
    <w:p w14:paraId="35277DDD" w14:textId="00F3894B" w:rsidR="002D201F" w:rsidRPr="00DE5200" w:rsidRDefault="002D201F" w:rsidP="00DE5200">
      <w:pPr>
        <w:pStyle w:val="CMDRed"/>
      </w:pPr>
      <w:r w:rsidRPr="00DE5200">
        <w:t xml:space="preserve">interface </w:t>
      </w:r>
      <w:r w:rsidR="0031145B">
        <w:t>e0/1</w:t>
      </w:r>
    </w:p>
    <w:p w14:paraId="4714646C" w14:textId="77777777" w:rsidR="002D201F" w:rsidRPr="00DE5200" w:rsidRDefault="002D201F" w:rsidP="00DE5200">
      <w:pPr>
        <w:pStyle w:val="CMDRed"/>
      </w:pPr>
      <w:r w:rsidRPr="00DE5200">
        <w:t xml:space="preserve"> ip address 192.0.2.1 255.255.255.252</w:t>
      </w:r>
    </w:p>
    <w:p w14:paraId="745D549B" w14:textId="77777777" w:rsidR="002D201F" w:rsidRPr="00DE5200" w:rsidRDefault="002D201F" w:rsidP="00DE5200">
      <w:pPr>
        <w:pStyle w:val="CMDRed"/>
      </w:pPr>
      <w:r w:rsidRPr="00DE5200">
        <w:t xml:space="preserve"> no shutdown</w:t>
      </w:r>
    </w:p>
    <w:p w14:paraId="3B83A230" w14:textId="77777777" w:rsidR="002D201F" w:rsidRPr="00DE5200" w:rsidRDefault="002D201F" w:rsidP="00DE5200">
      <w:pPr>
        <w:pStyle w:val="CMDRed"/>
      </w:pPr>
      <w:r w:rsidRPr="00DE5200">
        <w:t xml:space="preserve"> exit</w:t>
      </w:r>
    </w:p>
    <w:p w14:paraId="43F1EA39" w14:textId="77777777" w:rsidR="002D201F" w:rsidRPr="00DE5200" w:rsidRDefault="002D201F" w:rsidP="00DE5200">
      <w:pPr>
        <w:pStyle w:val="CMDRed"/>
      </w:pPr>
      <w:r w:rsidRPr="00DE5200">
        <w:t>interface tunnel 1</w:t>
      </w:r>
    </w:p>
    <w:p w14:paraId="32B35DEE" w14:textId="77777777" w:rsidR="002D201F" w:rsidRPr="00DE5200" w:rsidRDefault="002D201F" w:rsidP="00DE5200">
      <w:pPr>
        <w:pStyle w:val="CMDRed"/>
      </w:pPr>
      <w:r w:rsidRPr="00DE5200">
        <w:t xml:space="preserve"> tunnel mode </w:t>
      </w:r>
      <w:proofErr w:type="spellStart"/>
      <w:r w:rsidRPr="00DE5200">
        <w:t>gre</w:t>
      </w:r>
      <w:proofErr w:type="spellEnd"/>
      <w:r w:rsidRPr="00DE5200">
        <w:t xml:space="preserve"> multipoint</w:t>
      </w:r>
    </w:p>
    <w:p w14:paraId="26274968" w14:textId="03FAAECA" w:rsidR="002D201F" w:rsidRPr="00DE5200" w:rsidRDefault="002D201F" w:rsidP="00DE5200">
      <w:pPr>
        <w:pStyle w:val="CMDRed"/>
      </w:pPr>
      <w:r w:rsidRPr="00DE5200">
        <w:t xml:space="preserve"> tunnel source </w:t>
      </w:r>
      <w:r w:rsidR="0031145B">
        <w:t>e0/1</w:t>
      </w:r>
    </w:p>
    <w:p w14:paraId="4C37DB5E" w14:textId="77777777" w:rsidR="002D201F" w:rsidRPr="00DE5200" w:rsidRDefault="002D201F" w:rsidP="00DE5200">
      <w:pPr>
        <w:pStyle w:val="CMDRed"/>
      </w:pPr>
      <w:r w:rsidRPr="00DE5200">
        <w:t xml:space="preserve"> tunnel key 999</w:t>
      </w:r>
    </w:p>
    <w:p w14:paraId="15E79505" w14:textId="77777777" w:rsidR="002D201F" w:rsidRPr="00DE5200" w:rsidRDefault="002D201F" w:rsidP="00DE5200">
      <w:pPr>
        <w:pStyle w:val="CMDRed"/>
      </w:pPr>
      <w:r w:rsidRPr="00DE5200">
        <w:t xml:space="preserve"> ip address 100.100.100.1 255.255.255.248</w:t>
      </w:r>
    </w:p>
    <w:p w14:paraId="704C9B8F" w14:textId="77777777" w:rsidR="002D201F" w:rsidRPr="00DE5200" w:rsidRDefault="002D201F" w:rsidP="00DE5200">
      <w:pPr>
        <w:pStyle w:val="CMDRed"/>
      </w:pPr>
      <w:r w:rsidRPr="00DE5200">
        <w:t xml:space="preserve"> ip nhrp network-id 1</w:t>
      </w:r>
    </w:p>
    <w:p w14:paraId="45F8A660" w14:textId="77777777" w:rsidR="002D201F" w:rsidRPr="00DE5200" w:rsidRDefault="002D201F" w:rsidP="00DE5200">
      <w:pPr>
        <w:pStyle w:val="CMDRed"/>
      </w:pPr>
      <w:r w:rsidRPr="00DE5200">
        <w:t xml:space="preserve"> ip nhrp authentication </w:t>
      </w:r>
      <w:proofErr w:type="spellStart"/>
      <w:r w:rsidRPr="00DE5200">
        <w:t>NHRPauth</w:t>
      </w:r>
      <w:proofErr w:type="spellEnd"/>
    </w:p>
    <w:p w14:paraId="6F137A3A" w14:textId="77777777" w:rsidR="002D201F" w:rsidRPr="00DE5200" w:rsidRDefault="002D201F" w:rsidP="00DE5200">
      <w:pPr>
        <w:pStyle w:val="CMDRed"/>
      </w:pPr>
      <w:r w:rsidRPr="00DE5200">
        <w:lastRenderedPageBreak/>
        <w:t xml:space="preserve"> ip nhrp map multicast dynamic</w:t>
      </w:r>
    </w:p>
    <w:p w14:paraId="5944FC9A" w14:textId="77777777" w:rsidR="002D201F" w:rsidRPr="00DE5200" w:rsidRDefault="002D201F" w:rsidP="00DE5200">
      <w:pPr>
        <w:pStyle w:val="CMDRed"/>
      </w:pPr>
      <w:r w:rsidRPr="00DE5200">
        <w:t xml:space="preserve"> bandwidth 4000</w:t>
      </w:r>
    </w:p>
    <w:p w14:paraId="469B91C3" w14:textId="77777777" w:rsidR="002D201F" w:rsidRPr="00DE5200" w:rsidRDefault="002D201F" w:rsidP="00DE5200">
      <w:pPr>
        <w:pStyle w:val="CMDRed"/>
      </w:pPr>
      <w:r w:rsidRPr="00DE5200">
        <w:t xml:space="preserve"> ip </w:t>
      </w:r>
      <w:proofErr w:type="spellStart"/>
      <w:r w:rsidRPr="00DE5200">
        <w:t>mtu</w:t>
      </w:r>
      <w:proofErr w:type="spellEnd"/>
      <w:r w:rsidRPr="00DE5200">
        <w:t xml:space="preserve"> 1400</w:t>
      </w:r>
    </w:p>
    <w:p w14:paraId="5933BC4E" w14:textId="77777777" w:rsidR="002D201F" w:rsidRPr="00DE5200" w:rsidRDefault="002D201F" w:rsidP="00DE5200">
      <w:pPr>
        <w:pStyle w:val="CMDRed"/>
      </w:pPr>
      <w:r w:rsidRPr="00DE5200">
        <w:t xml:space="preserve"> ip </w:t>
      </w:r>
      <w:proofErr w:type="spellStart"/>
      <w:r w:rsidRPr="00DE5200">
        <w:t>tcp</w:t>
      </w:r>
      <w:proofErr w:type="spellEnd"/>
      <w:r w:rsidRPr="00DE5200">
        <w:t xml:space="preserve"> adjust-</w:t>
      </w:r>
      <w:proofErr w:type="spellStart"/>
      <w:r w:rsidRPr="00DE5200">
        <w:t>mss</w:t>
      </w:r>
      <w:proofErr w:type="spellEnd"/>
      <w:r w:rsidRPr="00DE5200">
        <w:t xml:space="preserve"> 1360</w:t>
      </w:r>
    </w:p>
    <w:p w14:paraId="30CBEDB4" w14:textId="77777777" w:rsidR="002D201F" w:rsidRPr="00DE5200" w:rsidRDefault="002D201F" w:rsidP="00DE5200">
      <w:pPr>
        <w:pStyle w:val="CMDRed"/>
      </w:pPr>
      <w:r w:rsidRPr="00DE5200">
        <w:t xml:space="preserve"> exit</w:t>
      </w:r>
    </w:p>
    <w:p w14:paraId="1A6AE56A" w14:textId="77777777" w:rsidR="002D201F" w:rsidRPr="00DE5200" w:rsidRDefault="002D201F" w:rsidP="00DE5200">
      <w:pPr>
        <w:pStyle w:val="CMDRed"/>
      </w:pPr>
      <w:r w:rsidRPr="00DE5200">
        <w:t>router eigrp DMVPN_TUNNEL_NET</w:t>
      </w:r>
    </w:p>
    <w:p w14:paraId="11EFD0E1" w14:textId="77777777" w:rsidR="002D201F" w:rsidRPr="00DE5200" w:rsidRDefault="002D201F" w:rsidP="00DE5200">
      <w:pPr>
        <w:pStyle w:val="CMDRed"/>
      </w:pPr>
      <w:r w:rsidRPr="00DE5200">
        <w:t xml:space="preserve"> address-family ipv4 unicast autonomous-system 68</w:t>
      </w:r>
    </w:p>
    <w:p w14:paraId="382CF226" w14:textId="77777777" w:rsidR="002D201F" w:rsidRPr="00DE5200" w:rsidRDefault="002D201F" w:rsidP="00DE5200">
      <w:pPr>
        <w:pStyle w:val="CMDRed"/>
      </w:pPr>
      <w:r w:rsidRPr="00DE5200">
        <w:t xml:space="preserve"> eigrp router-id 1.1.1.1</w:t>
      </w:r>
    </w:p>
    <w:p w14:paraId="2F526E4D" w14:textId="77777777" w:rsidR="002D201F" w:rsidRPr="00DE5200" w:rsidRDefault="002D201F" w:rsidP="00DE5200">
      <w:pPr>
        <w:pStyle w:val="CMDRed"/>
      </w:pPr>
      <w:r w:rsidRPr="00DE5200">
        <w:t xml:space="preserve"> network 100.100.100.0 255.255.255.248</w:t>
      </w:r>
    </w:p>
    <w:p w14:paraId="085E594A" w14:textId="77777777" w:rsidR="002D201F" w:rsidRPr="00DE5200" w:rsidRDefault="002D201F" w:rsidP="00DE5200">
      <w:pPr>
        <w:pStyle w:val="CMDRed"/>
      </w:pPr>
      <w:r w:rsidRPr="00DE5200">
        <w:t xml:space="preserve"> af-interface tunnel 1</w:t>
      </w:r>
    </w:p>
    <w:p w14:paraId="26943324" w14:textId="77777777" w:rsidR="002D201F" w:rsidRPr="00DE5200" w:rsidRDefault="002D201F" w:rsidP="00DE5200">
      <w:pPr>
        <w:pStyle w:val="CMDRed"/>
      </w:pPr>
      <w:r w:rsidRPr="00DE5200">
        <w:t xml:space="preserve"> no split-horizon</w:t>
      </w:r>
    </w:p>
    <w:p w14:paraId="1E7ABBF4" w14:textId="77777777" w:rsidR="002D201F" w:rsidRPr="00DE5200" w:rsidRDefault="002D201F" w:rsidP="00DE5200">
      <w:pPr>
        <w:pStyle w:val="CMDRed"/>
      </w:pPr>
      <w:r w:rsidRPr="00DE5200">
        <w:t>router eigrp DMVPN_TRANS_NET</w:t>
      </w:r>
    </w:p>
    <w:p w14:paraId="65894B3E" w14:textId="77777777" w:rsidR="002D201F" w:rsidRPr="00DE5200" w:rsidRDefault="002D201F" w:rsidP="00DE5200">
      <w:pPr>
        <w:pStyle w:val="CMDRed"/>
      </w:pPr>
      <w:r w:rsidRPr="00DE5200">
        <w:t xml:space="preserve"> address-family ipv4 unicast autonomous-system 168</w:t>
      </w:r>
    </w:p>
    <w:p w14:paraId="5F186DED" w14:textId="77777777" w:rsidR="002D201F" w:rsidRPr="00DE5200" w:rsidRDefault="002D201F" w:rsidP="00DE5200">
      <w:pPr>
        <w:pStyle w:val="CMDRed"/>
      </w:pPr>
      <w:r w:rsidRPr="00DE5200">
        <w:t xml:space="preserve"> eigrp router-id 10.1.1.1 </w:t>
      </w:r>
    </w:p>
    <w:p w14:paraId="473E0639" w14:textId="77777777" w:rsidR="002D201F" w:rsidRPr="00DE5200" w:rsidRDefault="002D201F" w:rsidP="00DE5200">
      <w:pPr>
        <w:pStyle w:val="CMDRed"/>
      </w:pPr>
      <w:r w:rsidRPr="00DE5200">
        <w:t xml:space="preserve"> network 192.0.2.0 255.255.255.252</w:t>
      </w:r>
    </w:p>
    <w:p w14:paraId="31818C7A" w14:textId="77777777" w:rsidR="002D201F" w:rsidRPr="00DE5200" w:rsidRDefault="002D201F" w:rsidP="00DE5200">
      <w:pPr>
        <w:pStyle w:val="CMDRed"/>
      </w:pPr>
      <w:r w:rsidRPr="00DE5200">
        <w:t>end</w:t>
      </w:r>
    </w:p>
    <w:p w14:paraId="567117E9" w14:textId="1F94AD02" w:rsidR="002D201F" w:rsidRPr="00DE5200" w:rsidRDefault="002D201F" w:rsidP="00DE5200">
      <w:pPr>
        <w:pStyle w:val="InstNoteRedL25"/>
        <w:rPr>
          <w:rStyle w:val="DevConfigGray"/>
          <w:rFonts w:ascii="Arial" w:hAnsi="Arial"/>
          <w:b/>
          <w:bCs/>
          <w:color w:val="EE0000"/>
          <w:shd w:val="clear" w:color="auto" w:fill="auto"/>
        </w:rPr>
      </w:pPr>
      <w:r w:rsidRPr="00DE5200">
        <w:rPr>
          <w:rStyle w:val="DevConfigGray"/>
          <w:rFonts w:ascii="Arial" w:hAnsi="Arial"/>
          <w:b/>
          <w:bCs/>
          <w:color w:val="EE0000"/>
          <w:shd w:val="clear" w:color="auto" w:fill="auto"/>
        </w:rPr>
        <w:t>R2 spoke router 1</w:t>
      </w:r>
    </w:p>
    <w:p w14:paraId="57D4B01E" w14:textId="77777777" w:rsidR="002D201F" w:rsidRPr="00DE5200" w:rsidRDefault="002D201F" w:rsidP="00DE5200">
      <w:pPr>
        <w:pStyle w:val="CMDRed"/>
      </w:pPr>
      <w:r w:rsidRPr="00DE5200">
        <w:t>hostname R2</w:t>
      </w:r>
    </w:p>
    <w:p w14:paraId="157558DA" w14:textId="77777777" w:rsidR="002D201F" w:rsidRPr="00DE5200" w:rsidRDefault="002D201F" w:rsidP="00DE5200">
      <w:pPr>
        <w:pStyle w:val="CMDRed"/>
      </w:pPr>
      <w:r w:rsidRPr="00DE5200">
        <w:t>no ip domain lookup</w:t>
      </w:r>
    </w:p>
    <w:p w14:paraId="51DE5087" w14:textId="77777777" w:rsidR="002D201F" w:rsidRPr="00DE5200" w:rsidRDefault="002D201F" w:rsidP="00DE5200">
      <w:pPr>
        <w:pStyle w:val="CMDRed"/>
      </w:pPr>
      <w:r w:rsidRPr="00DE5200">
        <w:t>banner motd # R2, Implement DMVPN Spoke 1 #</w:t>
      </w:r>
    </w:p>
    <w:p w14:paraId="58C420C2" w14:textId="77777777" w:rsidR="002D201F" w:rsidRPr="00DE5200" w:rsidRDefault="002D201F" w:rsidP="00DE5200">
      <w:pPr>
        <w:pStyle w:val="CMDRed"/>
      </w:pPr>
      <w:r w:rsidRPr="00DE5200">
        <w:t>line con 0</w:t>
      </w:r>
    </w:p>
    <w:p w14:paraId="7729AAE2" w14:textId="77777777" w:rsidR="002D201F" w:rsidRPr="00DE5200" w:rsidRDefault="002D201F" w:rsidP="00DE5200">
      <w:pPr>
        <w:pStyle w:val="CMDRed"/>
      </w:pPr>
      <w:r w:rsidRPr="00DE5200">
        <w:t xml:space="preserve"> exec-timeout 0 0</w:t>
      </w:r>
    </w:p>
    <w:p w14:paraId="148D9C56" w14:textId="77777777" w:rsidR="002D201F" w:rsidRPr="00DE5200" w:rsidRDefault="002D201F" w:rsidP="00DE5200">
      <w:pPr>
        <w:pStyle w:val="CMDRed"/>
      </w:pPr>
      <w:r w:rsidRPr="00DE5200">
        <w:t xml:space="preserve"> logging synchronous</w:t>
      </w:r>
    </w:p>
    <w:p w14:paraId="17B34904" w14:textId="77777777" w:rsidR="002D201F" w:rsidRPr="00DE5200" w:rsidRDefault="002D201F" w:rsidP="00DE5200">
      <w:pPr>
        <w:pStyle w:val="CMDRed"/>
      </w:pPr>
      <w:r w:rsidRPr="00DE5200">
        <w:t xml:space="preserve"> exit</w:t>
      </w:r>
    </w:p>
    <w:p w14:paraId="5404D3A7" w14:textId="77777777" w:rsidR="002D201F" w:rsidRPr="00DE5200" w:rsidRDefault="002D201F" w:rsidP="00DE5200">
      <w:pPr>
        <w:pStyle w:val="CMDRed"/>
      </w:pPr>
      <w:r w:rsidRPr="00DE5200">
        <w:t>line vty 0 4</w:t>
      </w:r>
    </w:p>
    <w:p w14:paraId="58388628" w14:textId="77777777" w:rsidR="002D201F" w:rsidRPr="00DE5200" w:rsidRDefault="002D201F" w:rsidP="00DE5200">
      <w:pPr>
        <w:pStyle w:val="CMDRed"/>
      </w:pPr>
      <w:r w:rsidRPr="00DE5200">
        <w:t xml:space="preserve"> privilege level 15</w:t>
      </w:r>
    </w:p>
    <w:p w14:paraId="0B7F9A3B" w14:textId="77777777" w:rsidR="002D201F" w:rsidRPr="00DE5200" w:rsidRDefault="002D201F" w:rsidP="00DE5200">
      <w:pPr>
        <w:pStyle w:val="CMDRed"/>
      </w:pPr>
      <w:r w:rsidRPr="00DE5200">
        <w:t xml:space="preserve"> password cisco123</w:t>
      </w:r>
    </w:p>
    <w:p w14:paraId="394C79EA" w14:textId="77777777" w:rsidR="002D201F" w:rsidRPr="00DE5200" w:rsidRDefault="002D201F" w:rsidP="00DE5200">
      <w:pPr>
        <w:pStyle w:val="CMDRed"/>
      </w:pPr>
      <w:r w:rsidRPr="00DE5200">
        <w:t xml:space="preserve"> exec-timeout 0 0</w:t>
      </w:r>
    </w:p>
    <w:p w14:paraId="45EDCD7D" w14:textId="77777777" w:rsidR="002D201F" w:rsidRPr="00DE5200" w:rsidRDefault="002D201F" w:rsidP="00DE5200">
      <w:pPr>
        <w:pStyle w:val="CMDRed"/>
      </w:pPr>
      <w:r w:rsidRPr="00DE5200">
        <w:t xml:space="preserve"> logging synchronous</w:t>
      </w:r>
    </w:p>
    <w:p w14:paraId="4EF11930" w14:textId="77777777" w:rsidR="002D201F" w:rsidRPr="00DE5200" w:rsidRDefault="002D201F" w:rsidP="00DE5200">
      <w:pPr>
        <w:pStyle w:val="CMDRed"/>
      </w:pPr>
      <w:r w:rsidRPr="00DE5200">
        <w:t xml:space="preserve"> login</w:t>
      </w:r>
    </w:p>
    <w:p w14:paraId="12602C0B" w14:textId="77777777" w:rsidR="002D201F" w:rsidRPr="00DE5200" w:rsidRDefault="002D201F" w:rsidP="00DE5200">
      <w:pPr>
        <w:pStyle w:val="CMDRed"/>
      </w:pPr>
      <w:r w:rsidRPr="00DE5200">
        <w:t xml:space="preserve"> exit</w:t>
      </w:r>
    </w:p>
    <w:p w14:paraId="0E86612A" w14:textId="52BD1083" w:rsidR="002D201F" w:rsidRPr="00DE5200" w:rsidRDefault="002D201F" w:rsidP="00DE5200">
      <w:pPr>
        <w:pStyle w:val="CMDRed"/>
      </w:pPr>
      <w:r w:rsidRPr="00DE5200">
        <w:t xml:space="preserve">interface </w:t>
      </w:r>
      <w:r w:rsidR="0031145B">
        <w:t>e0/1</w:t>
      </w:r>
    </w:p>
    <w:p w14:paraId="544A4074" w14:textId="77777777" w:rsidR="002D201F" w:rsidRPr="00DE5200" w:rsidRDefault="002D201F" w:rsidP="00DE5200">
      <w:pPr>
        <w:pStyle w:val="CMDRed"/>
      </w:pPr>
      <w:r w:rsidRPr="00DE5200">
        <w:t xml:space="preserve"> ip address 198.51.100.2 255.255.255.252</w:t>
      </w:r>
    </w:p>
    <w:p w14:paraId="3F9784D2" w14:textId="77777777" w:rsidR="002D201F" w:rsidRPr="00DE5200" w:rsidRDefault="002D201F" w:rsidP="00DE5200">
      <w:pPr>
        <w:pStyle w:val="CMDRed"/>
      </w:pPr>
      <w:r w:rsidRPr="00DE5200">
        <w:t xml:space="preserve"> no shutdown</w:t>
      </w:r>
    </w:p>
    <w:p w14:paraId="32CF4E99" w14:textId="77777777" w:rsidR="002D201F" w:rsidRPr="00DE5200" w:rsidRDefault="002D201F" w:rsidP="00DE5200">
      <w:pPr>
        <w:pStyle w:val="CMDRed"/>
      </w:pPr>
      <w:r w:rsidRPr="00DE5200">
        <w:t xml:space="preserve"> exit</w:t>
      </w:r>
    </w:p>
    <w:p w14:paraId="5607030C" w14:textId="77777777" w:rsidR="002D201F" w:rsidRPr="00DE5200" w:rsidRDefault="002D201F" w:rsidP="00DE5200">
      <w:pPr>
        <w:pStyle w:val="CMDRed"/>
      </w:pPr>
      <w:r w:rsidRPr="00DE5200">
        <w:t>interface loopback 0</w:t>
      </w:r>
    </w:p>
    <w:p w14:paraId="660CB76D" w14:textId="77777777" w:rsidR="002D201F" w:rsidRPr="00DE5200" w:rsidRDefault="002D201F" w:rsidP="00DE5200">
      <w:pPr>
        <w:pStyle w:val="CMDRed"/>
      </w:pPr>
      <w:r w:rsidRPr="00DE5200">
        <w:t xml:space="preserve"> ip address 192.168.2.1 255.255.255.0</w:t>
      </w:r>
    </w:p>
    <w:p w14:paraId="10E5C929" w14:textId="77777777" w:rsidR="002D201F" w:rsidRPr="00DE5200" w:rsidRDefault="002D201F" w:rsidP="00DE5200">
      <w:pPr>
        <w:pStyle w:val="CMDRed"/>
      </w:pPr>
      <w:r w:rsidRPr="00DE5200">
        <w:t xml:space="preserve"> no shutdown</w:t>
      </w:r>
    </w:p>
    <w:p w14:paraId="5A62E756" w14:textId="77777777" w:rsidR="002D201F" w:rsidRPr="00DE5200" w:rsidRDefault="002D201F" w:rsidP="00DE5200">
      <w:pPr>
        <w:pStyle w:val="CMDRed"/>
      </w:pPr>
      <w:r w:rsidRPr="00DE5200">
        <w:t xml:space="preserve"> exit</w:t>
      </w:r>
    </w:p>
    <w:p w14:paraId="1F51A5FC" w14:textId="77777777" w:rsidR="002D201F" w:rsidRPr="00DE5200" w:rsidRDefault="002D201F" w:rsidP="00DE5200">
      <w:pPr>
        <w:pStyle w:val="CMDRed"/>
      </w:pPr>
      <w:r w:rsidRPr="00DE5200">
        <w:t>interface loopback 1</w:t>
      </w:r>
    </w:p>
    <w:p w14:paraId="1A5982ED" w14:textId="77777777" w:rsidR="002D201F" w:rsidRPr="00DE5200" w:rsidRDefault="002D201F" w:rsidP="00DE5200">
      <w:pPr>
        <w:pStyle w:val="CMDRed"/>
      </w:pPr>
      <w:r w:rsidRPr="00DE5200">
        <w:t xml:space="preserve"> ip address 172.16.2.1 255.255.255.0</w:t>
      </w:r>
    </w:p>
    <w:p w14:paraId="7700716C" w14:textId="77777777" w:rsidR="002D201F" w:rsidRPr="00DE5200" w:rsidRDefault="002D201F" w:rsidP="00DE5200">
      <w:pPr>
        <w:pStyle w:val="CMDRed"/>
      </w:pPr>
      <w:r w:rsidRPr="00DE5200">
        <w:t xml:space="preserve"> no shutdown</w:t>
      </w:r>
    </w:p>
    <w:p w14:paraId="670C2655" w14:textId="77777777" w:rsidR="002D201F" w:rsidRPr="00DE5200" w:rsidRDefault="002D201F" w:rsidP="00DE5200">
      <w:pPr>
        <w:pStyle w:val="CMDRed"/>
      </w:pPr>
      <w:r w:rsidRPr="00DE5200">
        <w:t xml:space="preserve"> exit</w:t>
      </w:r>
    </w:p>
    <w:p w14:paraId="58276C82" w14:textId="77777777" w:rsidR="002D201F" w:rsidRPr="00DE5200" w:rsidRDefault="002D201F" w:rsidP="00DE5200">
      <w:pPr>
        <w:pStyle w:val="CMDRed"/>
      </w:pPr>
      <w:r w:rsidRPr="00DE5200">
        <w:t>interface tunnel 1</w:t>
      </w:r>
    </w:p>
    <w:p w14:paraId="7B7AAB10" w14:textId="77777777" w:rsidR="002D201F" w:rsidRPr="00DE5200" w:rsidRDefault="002D201F" w:rsidP="00DE5200">
      <w:pPr>
        <w:pStyle w:val="CMDRed"/>
      </w:pPr>
      <w:r w:rsidRPr="00DE5200">
        <w:t xml:space="preserve"> tunnel mode </w:t>
      </w:r>
      <w:proofErr w:type="spellStart"/>
      <w:r w:rsidRPr="00DE5200">
        <w:t>gre</w:t>
      </w:r>
      <w:proofErr w:type="spellEnd"/>
      <w:r w:rsidRPr="00DE5200">
        <w:t xml:space="preserve"> ip</w:t>
      </w:r>
    </w:p>
    <w:p w14:paraId="2C017DF9" w14:textId="77777777" w:rsidR="002D201F" w:rsidRPr="00DE5200" w:rsidRDefault="002D201F" w:rsidP="00DE5200">
      <w:pPr>
        <w:pStyle w:val="CMDRed"/>
      </w:pPr>
      <w:r w:rsidRPr="00DE5200">
        <w:lastRenderedPageBreak/>
        <w:t xml:space="preserve"> tunnel source loopback 0</w:t>
      </w:r>
    </w:p>
    <w:p w14:paraId="504A885B" w14:textId="77777777" w:rsidR="002D201F" w:rsidRPr="00DE5200" w:rsidRDefault="002D201F" w:rsidP="00DE5200">
      <w:pPr>
        <w:pStyle w:val="CMDRed"/>
      </w:pPr>
      <w:r w:rsidRPr="00DE5200">
        <w:t xml:space="preserve"> tunnel destination 192.0.2.1</w:t>
      </w:r>
    </w:p>
    <w:p w14:paraId="565DEF29" w14:textId="77777777" w:rsidR="002D201F" w:rsidRPr="00DE5200" w:rsidRDefault="002D201F" w:rsidP="00DE5200">
      <w:pPr>
        <w:pStyle w:val="CMDRed"/>
      </w:pPr>
      <w:r w:rsidRPr="00DE5200">
        <w:t xml:space="preserve"> tunnel key 999</w:t>
      </w:r>
    </w:p>
    <w:p w14:paraId="6CACEB82" w14:textId="77777777" w:rsidR="002D201F" w:rsidRPr="00DE5200" w:rsidRDefault="002D201F" w:rsidP="00DE5200">
      <w:pPr>
        <w:pStyle w:val="CMDRed"/>
      </w:pPr>
      <w:r w:rsidRPr="00DE5200">
        <w:t xml:space="preserve"> ip address 100.100.100.2 255.255.255.248</w:t>
      </w:r>
    </w:p>
    <w:p w14:paraId="40D3BE7B" w14:textId="77777777" w:rsidR="002D201F" w:rsidRPr="00DE5200" w:rsidRDefault="002D201F" w:rsidP="00DE5200">
      <w:pPr>
        <w:pStyle w:val="CMDRed"/>
      </w:pPr>
      <w:r w:rsidRPr="00DE5200">
        <w:t xml:space="preserve"> ip nhrp network-id 1</w:t>
      </w:r>
    </w:p>
    <w:p w14:paraId="163F5006" w14:textId="77777777" w:rsidR="002D201F" w:rsidRPr="00DE5200" w:rsidRDefault="002D201F" w:rsidP="00DE5200">
      <w:pPr>
        <w:pStyle w:val="CMDRed"/>
      </w:pPr>
      <w:r w:rsidRPr="00DE5200">
        <w:t xml:space="preserve"> ip nhrp authentication </w:t>
      </w:r>
      <w:proofErr w:type="spellStart"/>
      <w:r w:rsidRPr="00DE5200">
        <w:t>NHRPauth</w:t>
      </w:r>
      <w:proofErr w:type="spellEnd"/>
    </w:p>
    <w:p w14:paraId="15EDB9C5" w14:textId="77777777" w:rsidR="002D201F" w:rsidRPr="00DE5200" w:rsidRDefault="002D201F" w:rsidP="00DE5200">
      <w:pPr>
        <w:pStyle w:val="CMDRed"/>
      </w:pPr>
      <w:r w:rsidRPr="00DE5200">
        <w:t xml:space="preserve"> ip nhrp </w:t>
      </w:r>
      <w:proofErr w:type="spellStart"/>
      <w:r w:rsidRPr="00DE5200">
        <w:t>nhs</w:t>
      </w:r>
      <w:proofErr w:type="spellEnd"/>
      <w:r w:rsidRPr="00DE5200">
        <w:t xml:space="preserve"> 100.100.100.1</w:t>
      </w:r>
    </w:p>
    <w:p w14:paraId="5BFC67E6" w14:textId="77777777" w:rsidR="002D201F" w:rsidRPr="00DE5200" w:rsidRDefault="002D201F" w:rsidP="00DE5200">
      <w:pPr>
        <w:pStyle w:val="CMDRed"/>
      </w:pPr>
      <w:r w:rsidRPr="00DE5200">
        <w:t xml:space="preserve"> ip nhrp map multicast 192.0.2.1</w:t>
      </w:r>
    </w:p>
    <w:p w14:paraId="7D2AB845" w14:textId="77777777" w:rsidR="002D201F" w:rsidRPr="00DE5200" w:rsidRDefault="002D201F" w:rsidP="00DE5200">
      <w:pPr>
        <w:pStyle w:val="CMDRed"/>
      </w:pPr>
      <w:r w:rsidRPr="00DE5200">
        <w:t xml:space="preserve"> ip nhrp map 100.100.100.1 192.0.2.1</w:t>
      </w:r>
    </w:p>
    <w:p w14:paraId="6AEC2779" w14:textId="77777777" w:rsidR="002D201F" w:rsidRPr="00DE5200" w:rsidRDefault="002D201F" w:rsidP="00DE5200">
      <w:pPr>
        <w:pStyle w:val="CMDRed"/>
      </w:pPr>
      <w:r w:rsidRPr="00DE5200">
        <w:t xml:space="preserve"> ip </w:t>
      </w:r>
      <w:proofErr w:type="spellStart"/>
      <w:r w:rsidRPr="00DE5200">
        <w:t>mtu</w:t>
      </w:r>
      <w:proofErr w:type="spellEnd"/>
      <w:r w:rsidRPr="00DE5200">
        <w:t xml:space="preserve"> 1400</w:t>
      </w:r>
    </w:p>
    <w:p w14:paraId="00B34944" w14:textId="77777777" w:rsidR="002D201F" w:rsidRPr="00DE5200" w:rsidRDefault="002D201F" w:rsidP="00DE5200">
      <w:pPr>
        <w:pStyle w:val="CMDRed"/>
      </w:pPr>
      <w:r w:rsidRPr="00DE5200">
        <w:t xml:space="preserve"> ip </w:t>
      </w:r>
      <w:proofErr w:type="spellStart"/>
      <w:r w:rsidRPr="00DE5200">
        <w:t>tcp</w:t>
      </w:r>
      <w:proofErr w:type="spellEnd"/>
      <w:r w:rsidRPr="00DE5200">
        <w:t xml:space="preserve"> adjust-</w:t>
      </w:r>
      <w:proofErr w:type="spellStart"/>
      <w:r w:rsidRPr="00DE5200">
        <w:t>mss</w:t>
      </w:r>
      <w:proofErr w:type="spellEnd"/>
      <w:r w:rsidRPr="00DE5200">
        <w:t xml:space="preserve"> 1360</w:t>
      </w:r>
    </w:p>
    <w:p w14:paraId="790E765D" w14:textId="77777777" w:rsidR="002D201F" w:rsidRPr="00DE5200" w:rsidRDefault="002D201F" w:rsidP="00DE5200">
      <w:pPr>
        <w:pStyle w:val="CMDRed"/>
      </w:pPr>
      <w:r w:rsidRPr="00DE5200">
        <w:t>router eigrp DMVPN_TUNNEL_NET</w:t>
      </w:r>
    </w:p>
    <w:p w14:paraId="3ADFC4A0" w14:textId="77777777" w:rsidR="002D201F" w:rsidRPr="00DE5200" w:rsidRDefault="002D201F" w:rsidP="00DE5200">
      <w:pPr>
        <w:pStyle w:val="CMDRed"/>
      </w:pPr>
      <w:r w:rsidRPr="00DE5200">
        <w:t xml:space="preserve"> address-family ipv4 unicast autonomous-system 68</w:t>
      </w:r>
    </w:p>
    <w:p w14:paraId="3586F04A" w14:textId="77777777" w:rsidR="002D201F" w:rsidRPr="00DE5200" w:rsidRDefault="002D201F" w:rsidP="00DE5200">
      <w:pPr>
        <w:pStyle w:val="CMDRed"/>
      </w:pPr>
      <w:r w:rsidRPr="00DE5200">
        <w:t xml:space="preserve"> eigrp router-id 2.2.2.2</w:t>
      </w:r>
    </w:p>
    <w:p w14:paraId="14BD0946" w14:textId="77777777" w:rsidR="002D201F" w:rsidRPr="00DE5200" w:rsidRDefault="002D201F" w:rsidP="00DE5200">
      <w:pPr>
        <w:pStyle w:val="CMDRed"/>
      </w:pPr>
      <w:r w:rsidRPr="00DE5200">
        <w:t xml:space="preserve"> network 100.100.100.0 255.255.255.248</w:t>
      </w:r>
    </w:p>
    <w:p w14:paraId="3319735C" w14:textId="77777777" w:rsidR="002D201F" w:rsidRPr="00DE5200" w:rsidRDefault="002D201F" w:rsidP="00DE5200">
      <w:pPr>
        <w:pStyle w:val="CMDRed"/>
      </w:pPr>
      <w:r w:rsidRPr="00DE5200">
        <w:t xml:space="preserve"> network 172.16.2.0 255.255.255.0</w:t>
      </w:r>
    </w:p>
    <w:p w14:paraId="726B5B59" w14:textId="77777777" w:rsidR="002D201F" w:rsidRPr="00DE5200" w:rsidRDefault="002D201F" w:rsidP="00DE5200">
      <w:pPr>
        <w:pStyle w:val="CMDRed"/>
      </w:pPr>
      <w:r w:rsidRPr="00DE5200">
        <w:t xml:space="preserve"> eigrp stub connected</w:t>
      </w:r>
    </w:p>
    <w:p w14:paraId="1B9C57C0" w14:textId="77777777" w:rsidR="002D201F" w:rsidRPr="00DE5200" w:rsidRDefault="002D201F" w:rsidP="00DE5200">
      <w:pPr>
        <w:pStyle w:val="CMDRed"/>
      </w:pPr>
      <w:r w:rsidRPr="00DE5200">
        <w:t>router eigrp DMVPN_TRANS_NET</w:t>
      </w:r>
    </w:p>
    <w:p w14:paraId="57DF2250" w14:textId="77777777" w:rsidR="002D201F" w:rsidRPr="00DE5200" w:rsidRDefault="002D201F" w:rsidP="00DE5200">
      <w:pPr>
        <w:pStyle w:val="CMDRed"/>
      </w:pPr>
      <w:r w:rsidRPr="00DE5200">
        <w:t xml:space="preserve"> address-family ipv4 unicast autonomous-system 168</w:t>
      </w:r>
    </w:p>
    <w:p w14:paraId="26342E6E" w14:textId="77777777" w:rsidR="002D201F" w:rsidRPr="00DE5200" w:rsidRDefault="002D201F" w:rsidP="00DE5200">
      <w:pPr>
        <w:pStyle w:val="CMDRed"/>
      </w:pPr>
      <w:r w:rsidRPr="00DE5200">
        <w:t xml:space="preserve"> eigrp router-id 20.2.2.2</w:t>
      </w:r>
    </w:p>
    <w:p w14:paraId="3AE603DC" w14:textId="77777777" w:rsidR="002D201F" w:rsidRPr="00DE5200" w:rsidRDefault="002D201F" w:rsidP="00DE5200">
      <w:pPr>
        <w:pStyle w:val="CMDRed"/>
      </w:pPr>
      <w:r w:rsidRPr="00DE5200">
        <w:t xml:space="preserve"> network 198.51.100.0 255.255.255.252</w:t>
      </w:r>
    </w:p>
    <w:p w14:paraId="252ED6DB" w14:textId="77777777" w:rsidR="002D201F" w:rsidRPr="00DE5200" w:rsidRDefault="002D201F" w:rsidP="00DE5200">
      <w:pPr>
        <w:pStyle w:val="CMDRed"/>
      </w:pPr>
      <w:r w:rsidRPr="00DE5200">
        <w:t xml:space="preserve"> network 192.168.2.0 255.255.255.0</w:t>
      </w:r>
    </w:p>
    <w:p w14:paraId="46C49AE1" w14:textId="26B249E8" w:rsidR="004155B1" w:rsidRPr="00DE5200" w:rsidRDefault="002D201F" w:rsidP="00DE5200">
      <w:pPr>
        <w:pStyle w:val="CMDRed"/>
      </w:pPr>
      <w:r w:rsidRPr="00DE5200">
        <w:t>end</w:t>
      </w:r>
    </w:p>
    <w:p w14:paraId="6CFDB9B4" w14:textId="3347062C" w:rsidR="002D201F" w:rsidRPr="00DE5200" w:rsidRDefault="002D201F" w:rsidP="00DE5200">
      <w:pPr>
        <w:pStyle w:val="InstNoteRedL25"/>
        <w:rPr>
          <w:rStyle w:val="DevConfigGray"/>
          <w:rFonts w:ascii="Arial" w:hAnsi="Arial"/>
          <w:b/>
          <w:bCs/>
          <w:color w:val="EE0000"/>
          <w:shd w:val="clear" w:color="auto" w:fill="auto"/>
        </w:rPr>
      </w:pPr>
      <w:r w:rsidRPr="00DE5200">
        <w:rPr>
          <w:rStyle w:val="DevConfigGray"/>
          <w:rFonts w:ascii="Arial" w:hAnsi="Arial"/>
          <w:b/>
          <w:bCs/>
          <w:color w:val="EE0000"/>
          <w:shd w:val="clear" w:color="auto" w:fill="auto"/>
        </w:rPr>
        <w:t>Router R3 spoke 2</w:t>
      </w:r>
    </w:p>
    <w:p w14:paraId="1D468F46" w14:textId="77777777" w:rsidR="002D201F" w:rsidRPr="00DE5200" w:rsidRDefault="002D201F" w:rsidP="00DE5200">
      <w:pPr>
        <w:pStyle w:val="CMDRed"/>
      </w:pPr>
      <w:r w:rsidRPr="00DE5200">
        <w:t>hostname R3</w:t>
      </w:r>
    </w:p>
    <w:p w14:paraId="36F32E79" w14:textId="77777777" w:rsidR="002D201F" w:rsidRPr="00DE5200" w:rsidRDefault="002D201F" w:rsidP="00DE5200">
      <w:pPr>
        <w:pStyle w:val="CMDRed"/>
      </w:pPr>
      <w:r w:rsidRPr="00DE5200">
        <w:t>no ip domain lookup</w:t>
      </w:r>
    </w:p>
    <w:p w14:paraId="2A4A9AB8" w14:textId="77777777" w:rsidR="002D201F" w:rsidRPr="00DE5200" w:rsidRDefault="002D201F" w:rsidP="00DE5200">
      <w:pPr>
        <w:pStyle w:val="CMDRed"/>
      </w:pPr>
      <w:r w:rsidRPr="00DE5200">
        <w:t>banner motd # R3, Implement DMVPN Spoke 2 #</w:t>
      </w:r>
    </w:p>
    <w:p w14:paraId="0B1E589E" w14:textId="77777777" w:rsidR="002D201F" w:rsidRPr="00DE5200" w:rsidRDefault="002D201F" w:rsidP="00DE5200">
      <w:pPr>
        <w:pStyle w:val="CMDRed"/>
      </w:pPr>
      <w:r w:rsidRPr="00DE5200">
        <w:t>line con 0</w:t>
      </w:r>
    </w:p>
    <w:p w14:paraId="263A5BB9" w14:textId="77777777" w:rsidR="002D201F" w:rsidRPr="00DE5200" w:rsidRDefault="002D201F" w:rsidP="00DE5200">
      <w:pPr>
        <w:pStyle w:val="CMDRed"/>
      </w:pPr>
      <w:r w:rsidRPr="00DE5200">
        <w:t xml:space="preserve"> exec-timeout 0 0</w:t>
      </w:r>
    </w:p>
    <w:p w14:paraId="27DD9622" w14:textId="77777777" w:rsidR="002D201F" w:rsidRPr="00DE5200" w:rsidRDefault="002D201F" w:rsidP="00DE5200">
      <w:pPr>
        <w:pStyle w:val="CMDRed"/>
      </w:pPr>
      <w:r w:rsidRPr="00DE5200">
        <w:t xml:space="preserve"> logging synchronous</w:t>
      </w:r>
    </w:p>
    <w:p w14:paraId="7AD56C97" w14:textId="77777777" w:rsidR="002D201F" w:rsidRPr="00DE5200" w:rsidRDefault="002D201F" w:rsidP="00DE5200">
      <w:pPr>
        <w:pStyle w:val="CMDRed"/>
      </w:pPr>
      <w:r w:rsidRPr="00DE5200">
        <w:t xml:space="preserve"> exit</w:t>
      </w:r>
    </w:p>
    <w:p w14:paraId="68B3DFAE" w14:textId="77777777" w:rsidR="002D201F" w:rsidRPr="00DE5200" w:rsidRDefault="002D201F" w:rsidP="00DE5200">
      <w:pPr>
        <w:pStyle w:val="CMDRed"/>
      </w:pPr>
      <w:r w:rsidRPr="00DE5200">
        <w:t>line vty 0 4</w:t>
      </w:r>
    </w:p>
    <w:p w14:paraId="5798F5BE" w14:textId="77777777" w:rsidR="002D201F" w:rsidRPr="00DE5200" w:rsidRDefault="002D201F" w:rsidP="00DE5200">
      <w:pPr>
        <w:pStyle w:val="CMDRed"/>
      </w:pPr>
      <w:r w:rsidRPr="00DE5200">
        <w:t xml:space="preserve"> privilege level 15</w:t>
      </w:r>
    </w:p>
    <w:p w14:paraId="22186A91" w14:textId="77777777" w:rsidR="002D201F" w:rsidRPr="00DE5200" w:rsidRDefault="002D201F" w:rsidP="00DE5200">
      <w:pPr>
        <w:pStyle w:val="CMDRed"/>
      </w:pPr>
      <w:r w:rsidRPr="00DE5200">
        <w:t xml:space="preserve"> password cisco123</w:t>
      </w:r>
    </w:p>
    <w:p w14:paraId="1DBD0FC6" w14:textId="77777777" w:rsidR="002D201F" w:rsidRPr="00DE5200" w:rsidRDefault="002D201F" w:rsidP="00DE5200">
      <w:pPr>
        <w:pStyle w:val="CMDRed"/>
      </w:pPr>
      <w:r w:rsidRPr="00DE5200">
        <w:t xml:space="preserve"> exec-timeout 0 0</w:t>
      </w:r>
    </w:p>
    <w:p w14:paraId="7912E343" w14:textId="77777777" w:rsidR="002D201F" w:rsidRPr="00DE5200" w:rsidRDefault="002D201F" w:rsidP="00DE5200">
      <w:pPr>
        <w:pStyle w:val="CMDRed"/>
      </w:pPr>
      <w:r w:rsidRPr="00DE5200">
        <w:t xml:space="preserve"> logging synchronous</w:t>
      </w:r>
    </w:p>
    <w:p w14:paraId="64A5745A" w14:textId="77777777" w:rsidR="002D201F" w:rsidRPr="00DE5200" w:rsidRDefault="002D201F" w:rsidP="00DE5200">
      <w:pPr>
        <w:pStyle w:val="CMDRed"/>
      </w:pPr>
      <w:r w:rsidRPr="00DE5200">
        <w:t xml:space="preserve"> login</w:t>
      </w:r>
    </w:p>
    <w:p w14:paraId="3A6D9A01" w14:textId="77777777" w:rsidR="002D201F" w:rsidRPr="00DE5200" w:rsidRDefault="002D201F" w:rsidP="00DE5200">
      <w:pPr>
        <w:pStyle w:val="CMDRed"/>
      </w:pPr>
      <w:r w:rsidRPr="00DE5200">
        <w:t xml:space="preserve"> exit</w:t>
      </w:r>
    </w:p>
    <w:p w14:paraId="19B9F521" w14:textId="7E96DB78" w:rsidR="002D201F" w:rsidRPr="00DE5200" w:rsidRDefault="002D201F" w:rsidP="00DE5200">
      <w:pPr>
        <w:pStyle w:val="CMDRed"/>
      </w:pPr>
      <w:r w:rsidRPr="00DE5200">
        <w:t xml:space="preserve">interface </w:t>
      </w:r>
      <w:r w:rsidR="0031145B">
        <w:t>e0/1</w:t>
      </w:r>
    </w:p>
    <w:p w14:paraId="0DFDA186" w14:textId="77777777" w:rsidR="002D201F" w:rsidRPr="00DE5200" w:rsidRDefault="002D201F" w:rsidP="00DE5200">
      <w:pPr>
        <w:pStyle w:val="CMDRed"/>
      </w:pPr>
      <w:r w:rsidRPr="00DE5200">
        <w:t xml:space="preserve"> ip address 203.0.113.2 255.255.255.252</w:t>
      </w:r>
    </w:p>
    <w:p w14:paraId="562A3D70" w14:textId="77777777" w:rsidR="002D201F" w:rsidRPr="00DE5200" w:rsidRDefault="002D201F" w:rsidP="00DE5200">
      <w:pPr>
        <w:pStyle w:val="CMDRed"/>
      </w:pPr>
      <w:r w:rsidRPr="00DE5200">
        <w:t xml:space="preserve"> no shutdown</w:t>
      </w:r>
    </w:p>
    <w:p w14:paraId="2D83CE86" w14:textId="77777777" w:rsidR="002D201F" w:rsidRPr="00DE5200" w:rsidRDefault="002D201F" w:rsidP="00DE5200">
      <w:pPr>
        <w:pStyle w:val="CMDRed"/>
      </w:pPr>
      <w:r w:rsidRPr="00DE5200">
        <w:t xml:space="preserve"> exit</w:t>
      </w:r>
    </w:p>
    <w:p w14:paraId="3496C68B" w14:textId="77777777" w:rsidR="002D201F" w:rsidRPr="00DE5200" w:rsidRDefault="002D201F" w:rsidP="00DE5200">
      <w:pPr>
        <w:pStyle w:val="CMDRed"/>
      </w:pPr>
      <w:r w:rsidRPr="00DE5200">
        <w:t>interface loopback 0</w:t>
      </w:r>
    </w:p>
    <w:p w14:paraId="174B9080" w14:textId="77777777" w:rsidR="002D201F" w:rsidRPr="00DE5200" w:rsidRDefault="002D201F" w:rsidP="00DE5200">
      <w:pPr>
        <w:pStyle w:val="CMDRed"/>
      </w:pPr>
      <w:r w:rsidRPr="00DE5200">
        <w:t xml:space="preserve"> ip address 192.168.3.1 255.255.255.0</w:t>
      </w:r>
    </w:p>
    <w:p w14:paraId="48F33559" w14:textId="77777777" w:rsidR="002D201F" w:rsidRPr="00DE5200" w:rsidRDefault="002D201F" w:rsidP="00DE5200">
      <w:pPr>
        <w:pStyle w:val="CMDRed"/>
      </w:pPr>
      <w:r w:rsidRPr="00DE5200">
        <w:t xml:space="preserve"> no shutdown</w:t>
      </w:r>
    </w:p>
    <w:p w14:paraId="35526FAC" w14:textId="77777777" w:rsidR="002D201F" w:rsidRPr="00DE5200" w:rsidRDefault="002D201F" w:rsidP="00DE5200">
      <w:pPr>
        <w:pStyle w:val="CMDRed"/>
      </w:pPr>
      <w:r w:rsidRPr="00DE5200">
        <w:lastRenderedPageBreak/>
        <w:t xml:space="preserve"> exit</w:t>
      </w:r>
    </w:p>
    <w:p w14:paraId="3692F93E" w14:textId="77777777" w:rsidR="002D201F" w:rsidRPr="00DE5200" w:rsidRDefault="002D201F" w:rsidP="00DE5200">
      <w:pPr>
        <w:pStyle w:val="CMDRed"/>
      </w:pPr>
      <w:r w:rsidRPr="00DE5200">
        <w:t>interface loopback 1</w:t>
      </w:r>
    </w:p>
    <w:p w14:paraId="3F709E9C" w14:textId="77777777" w:rsidR="002D201F" w:rsidRPr="00DE5200" w:rsidRDefault="002D201F" w:rsidP="00DE5200">
      <w:pPr>
        <w:pStyle w:val="CMDRed"/>
      </w:pPr>
      <w:r w:rsidRPr="00DE5200">
        <w:t xml:space="preserve"> ip address 172.16.3.1 255.255.255.0</w:t>
      </w:r>
    </w:p>
    <w:p w14:paraId="5E818D67" w14:textId="77777777" w:rsidR="002D201F" w:rsidRPr="00DE5200" w:rsidRDefault="002D201F" w:rsidP="00DE5200">
      <w:pPr>
        <w:pStyle w:val="CMDRed"/>
      </w:pPr>
      <w:r w:rsidRPr="00DE5200">
        <w:t xml:space="preserve"> no shutdown</w:t>
      </w:r>
    </w:p>
    <w:p w14:paraId="2B1A943E" w14:textId="77777777" w:rsidR="002D201F" w:rsidRPr="00DE5200" w:rsidRDefault="002D201F" w:rsidP="00DE5200">
      <w:pPr>
        <w:pStyle w:val="CMDRed"/>
      </w:pPr>
      <w:r w:rsidRPr="00DE5200">
        <w:t xml:space="preserve"> exit</w:t>
      </w:r>
    </w:p>
    <w:p w14:paraId="35B5D09C" w14:textId="77777777" w:rsidR="002D201F" w:rsidRPr="00DE5200" w:rsidRDefault="002D201F" w:rsidP="00DE5200">
      <w:pPr>
        <w:pStyle w:val="CMDRed"/>
      </w:pPr>
      <w:r w:rsidRPr="00DE5200">
        <w:t>interface tunnel 1</w:t>
      </w:r>
    </w:p>
    <w:p w14:paraId="1B10D275" w14:textId="77777777" w:rsidR="002D201F" w:rsidRPr="00DE5200" w:rsidRDefault="002D201F" w:rsidP="00DE5200">
      <w:pPr>
        <w:pStyle w:val="CMDRed"/>
      </w:pPr>
      <w:r w:rsidRPr="00DE5200">
        <w:t xml:space="preserve"> tunnel mode </w:t>
      </w:r>
      <w:proofErr w:type="spellStart"/>
      <w:r w:rsidRPr="00DE5200">
        <w:t>gre</w:t>
      </w:r>
      <w:proofErr w:type="spellEnd"/>
      <w:r w:rsidRPr="00DE5200">
        <w:t xml:space="preserve"> ip</w:t>
      </w:r>
    </w:p>
    <w:p w14:paraId="6F66878D" w14:textId="77777777" w:rsidR="002D201F" w:rsidRPr="00DE5200" w:rsidRDefault="002D201F" w:rsidP="00DE5200">
      <w:pPr>
        <w:pStyle w:val="CMDRed"/>
      </w:pPr>
      <w:r w:rsidRPr="00DE5200">
        <w:t xml:space="preserve"> tunnel source loopback 0</w:t>
      </w:r>
    </w:p>
    <w:p w14:paraId="4B6B1D24" w14:textId="77777777" w:rsidR="002D201F" w:rsidRPr="00DE5200" w:rsidRDefault="002D201F" w:rsidP="00DE5200">
      <w:pPr>
        <w:pStyle w:val="CMDRed"/>
      </w:pPr>
      <w:r w:rsidRPr="00DE5200">
        <w:t xml:space="preserve"> tunnel destination 192.0.2.1</w:t>
      </w:r>
    </w:p>
    <w:p w14:paraId="6749BDBA" w14:textId="77777777" w:rsidR="002D201F" w:rsidRPr="00DE5200" w:rsidRDefault="002D201F" w:rsidP="00DE5200">
      <w:pPr>
        <w:pStyle w:val="CMDRed"/>
      </w:pPr>
      <w:r w:rsidRPr="00DE5200">
        <w:t xml:space="preserve"> tunnel key 999</w:t>
      </w:r>
    </w:p>
    <w:p w14:paraId="130065A2" w14:textId="77777777" w:rsidR="002D201F" w:rsidRPr="00DE5200" w:rsidRDefault="002D201F" w:rsidP="00DE5200">
      <w:pPr>
        <w:pStyle w:val="CMDRed"/>
      </w:pPr>
      <w:r w:rsidRPr="00DE5200">
        <w:t xml:space="preserve"> ip address 100.100.100.3 255.255.255.248</w:t>
      </w:r>
    </w:p>
    <w:p w14:paraId="1147C242" w14:textId="77777777" w:rsidR="002D201F" w:rsidRPr="00DE5200" w:rsidRDefault="002D201F" w:rsidP="00DE5200">
      <w:pPr>
        <w:pStyle w:val="CMDRed"/>
      </w:pPr>
      <w:r w:rsidRPr="00DE5200">
        <w:t xml:space="preserve"> ip nhrp network-id 1</w:t>
      </w:r>
    </w:p>
    <w:p w14:paraId="08F41F9E" w14:textId="77777777" w:rsidR="002D201F" w:rsidRPr="00DE5200" w:rsidRDefault="002D201F" w:rsidP="00DE5200">
      <w:pPr>
        <w:pStyle w:val="CMDRed"/>
      </w:pPr>
      <w:r w:rsidRPr="00DE5200">
        <w:t xml:space="preserve"> ip nhrp authentication </w:t>
      </w:r>
      <w:proofErr w:type="spellStart"/>
      <w:r w:rsidRPr="00DE5200">
        <w:t>NHRPauth</w:t>
      </w:r>
      <w:proofErr w:type="spellEnd"/>
    </w:p>
    <w:p w14:paraId="186DA85F" w14:textId="77777777" w:rsidR="002D201F" w:rsidRPr="00DE5200" w:rsidRDefault="002D201F" w:rsidP="00DE5200">
      <w:pPr>
        <w:pStyle w:val="CMDRed"/>
      </w:pPr>
      <w:r w:rsidRPr="00DE5200">
        <w:t xml:space="preserve"> ip nhrp </w:t>
      </w:r>
      <w:proofErr w:type="spellStart"/>
      <w:r w:rsidRPr="00DE5200">
        <w:t>nhs</w:t>
      </w:r>
      <w:proofErr w:type="spellEnd"/>
      <w:r w:rsidRPr="00DE5200">
        <w:t xml:space="preserve"> 100.100.100.1</w:t>
      </w:r>
    </w:p>
    <w:p w14:paraId="41E1124A" w14:textId="77777777" w:rsidR="002D201F" w:rsidRPr="00DE5200" w:rsidRDefault="002D201F" w:rsidP="00DE5200">
      <w:pPr>
        <w:pStyle w:val="CMDRed"/>
      </w:pPr>
      <w:r w:rsidRPr="00DE5200">
        <w:t xml:space="preserve"> ip nhrp map multicast 192.0.2.1</w:t>
      </w:r>
    </w:p>
    <w:p w14:paraId="72876930" w14:textId="77777777" w:rsidR="002D201F" w:rsidRPr="00DE5200" w:rsidRDefault="002D201F" w:rsidP="00DE5200">
      <w:pPr>
        <w:pStyle w:val="CMDRed"/>
      </w:pPr>
      <w:r w:rsidRPr="00DE5200">
        <w:t xml:space="preserve"> ip nhrp map 100.100.100.1 192.0.2.1</w:t>
      </w:r>
    </w:p>
    <w:p w14:paraId="4FDB3B24" w14:textId="77777777" w:rsidR="002D201F" w:rsidRPr="00DE5200" w:rsidRDefault="002D201F" w:rsidP="00DE5200">
      <w:pPr>
        <w:pStyle w:val="CMDRed"/>
      </w:pPr>
      <w:r w:rsidRPr="00DE5200">
        <w:t xml:space="preserve"> ip </w:t>
      </w:r>
      <w:proofErr w:type="spellStart"/>
      <w:r w:rsidRPr="00DE5200">
        <w:t>mtu</w:t>
      </w:r>
      <w:proofErr w:type="spellEnd"/>
      <w:r w:rsidRPr="00DE5200">
        <w:t xml:space="preserve"> 1400</w:t>
      </w:r>
    </w:p>
    <w:p w14:paraId="2878B2B7" w14:textId="77777777" w:rsidR="002D201F" w:rsidRPr="00DE5200" w:rsidRDefault="002D201F" w:rsidP="00DE5200">
      <w:pPr>
        <w:pStyle w:val="CMDRed"/>
      </w:pPr>
      <w:r w:rsidRPr="00DE5200">
        <w:t xml:space="preserve"> ip </w:t>
      </w:r>
      <w:proofErr w:type="spellStart"/>
      <w:r w:rsidRPr="00DE5200">
        <w:t>tcp</w:t>
      </w:r>
      <w:proofErr w:type="spellEnd"/>
      <w:r w:rsidRPr="00DE5200">
        <w:t xml:space="preserve"> adjust-</w:t>
      </w:r>
      <w:proofErr w:type="spellStart"/>
      <w:r w:rsidRPr="00DE5200">
        <w:t>mss</w:t>
      </w:r>
      <w:proofErr w:type="spellEnd"/>
      <w:r w:rsidRPr="00DE5200">
        <w:t xml:space="preserve"> 1360</w:t>
      </w:r>
    </w:p>
    <w:p w14:paraId="396CD9C4" w14:textId="77777777" w:rsidR="002D201F" w:rsidRPr="00DE5200" w:rsidRDefault="002D201F" w:rsidP="00DE5200">
      <w:pPr>
        <w:pStyle w:val="CMDRed"/>
      </w:pPr>
      <w:r w:rsidRPr="00DE5200">
        <w:t>router eigrp DMVPN_TUNNEL_NET</w:t>
      </w:r>
    </w:p>
    <w:p w14:paraId="1FEB1264" w14:textId="77777777" w:rsidR="002D201F" w:rsidRPr="00DE5200" w:rsidRDefault="002D201F" w:rsidP="00DE5200">
      <w:pPr>
        <w:pStyle w:val="CMDRed"/>
      </w:pPr>
      <w:r w:rsidRPr="00DE5200">
        <w:t xml:space="preserve"> address-family ipv4 unicast autonomous-system 68</w:t>
      </w:r>
    </w:p>
    <w:p w14:paraId="182D462B" w14:textId="77777777" w:rsidR="002D201F" w:rsidRPr="00DE5200" w:rsidRDefault="002D201F" w:rsidP="00DE5200">
      <w:pPr>
        <w:pStyle w:val="CMDRed"/>
      </w:pPr>
      <w:r w:rsidRPr="00DE5200">
        <w:t xml:space="preserve"> eigrp router-id 3.3.3.3</w:t>
      </w:r>
    </w:p>
    <w:p w14:paraId="1BE9B02C" w14:textId="77777777" w:rsidR="002D201F" w:rsidRPr="00DE5200" w:rsidRDefault="002D201F" w:rsidP="00DE5200">
      <w:pPr>
        <w:pStyle w:val="CMDRed"/>
      </w:pPr>
      <w:r w:rsidRPr="00DE5200">
        <w:t xml:space="preserve"> network 100.100.100.0 255.255.255.248</w:t>
      </w:r>
    </w:p>
    <w:p w14:paraId="6F184593" w14:textId="77777777" w:rsidR="002D201F" w:rsidRPr="00DE5200" w:rsidRDefault="002D201F" w:rsidP="00DE5200">
      <w:pPr>
        <w:pStyle w:val="CMDRed"/>
      </w:pPr>
      <w:r w:rsidRPr="00DE5200">
        <w:t xml:space="preserve"> network 172.16.3.0 255.255.255.0</w:t>
      </w:r>
    </w:p>
    <w:p w14:paraId="1131FE15" w14:textId="77777777" w:rsidR="002D201F" w:rsidRPr="00DE5200" w:rsidRDefault="002D201F" w:rsidP="00DE5200">
      <w:pPr>
        <w:pStyle w:val="CMDRed"/>
      </w:pPr>
      <w:r w:rsidRPr="00DE5200">
        <w:t xml:space="preserve"> eigrp stub connected</w:t>
      </w:r>
    </w:p>
    <w:p w14:paraId="45ED31D6" w14:textId="77777777" w:rsidR="002D201F" w:rsidRPr="00DE5200" w:rsidRDefault="002D201F" w:rsidP="00DE5200">
      <w:pPr>
        <w:pStyle w:val="CMDRed"/>
      </w:pPr>
      <w:r w:rsidRPr="00DE5200">
        <w:t>router eigrp DMVPN_TRANS_NET</w:t>
      </w:r>
    </w:p>
    <w:p w14:paraId="379DC026" w14:textId="77777777" w:rsidR="002D201F" w:rsidRPr="00DE5200" w:rsidRDefault="002D201F" w:rsidP="00DE5200">
      <w:pPr>
        <w:pStyle w:val="CMDRed"/>
      </w:pPr>
      <w:r w:rsidRPr="00DE5200">
        <w:t xml:space="preserve"> address-family ipv4 unicast autonomous-system 168</w:t>
      </w:r>
    </w:p>
    <w:p w14:paraId="39E150BD" w14:textId="77777777" w:rsidR="002D201F" w:rsidRPr="00DE5200" w:rsidRDefault="002D201F" w:rsidP="00DE5200">
      <w:pPr>
        <w:pStyle w:val="CMDRed"/>
      </w:pPr>
      <w:r w:rsidRPr="00DE5200">
        <w:t xml:space="preserve"> eigrp router-id 30.3.3.3</w:t>
      </w:r>
    </w:p>
    <w:p w14:paraId="13E341D2" w14:textId="77777777" w:rsidR="002D201F" w:rsidRPr="00DE5200" w:rsidRDefault="002D201F" w:rsidP="00DE5200">
      <w:pPr>
        <w:pStyle w:val="CMDRed"/>
      </w:pPr>
      <w:r w:rsidRPr="00DE5200">
        <w:t xml:space="preserve"> network 203.0.113.0 255.255.255.252</w:t>
      </w:r>
    </w:p>
    <w:p w14:paraId="1060E2FE" w14:textId="77777777" w:rsidR="002D201F" w:rsidRPr="00DE5200" w:rsidRDefault="002D201F" w:rsidP="00DE5200">
      <w:pPr>
        <w:pStyle w:val="CMDRed"/>
      </w:pPr>
      <w:r w:rsidRPr="00DE5200">
        <w:t xml:space="preserve"> network 192.168.3.0 255.255.255.0</w:t>
      </w:r>
    </w:p>
    <w:p w14:paraId="6FF0EB9C" w14:textId="77777777" w:rsidR="002D201F" w:rsidRPr="00DE5200" w:rsidRDefault="002D201F" w:rsidP="00DE5200">
      <w:pPr>
        <w:pStyle w:val="CMDRed"/>
      </w:pPr>
      <w:r w:rsidRPr="00DE5200">
        <w:t xml:space="preserve"> eigrp stub connected</w:t>
      </w:r>
    </w:p>
    <w:p w14:paraId="70CBEE78" w14:textId="770CBC56" w:rsidR="002D201F" w:rsidRPr="004155B1" w:rsidRDefault="002D201F" w:rsidP="00DE5200">
      <w:pPr>
        <w:pStyle w:val="CMDRed"/>
        <w:rPr>
          <w:rStyle w:val="DevConfigGray"/>
        </w:rPr>
      </w:pPr>
      <w:r w:rsidRPr="00DE5200">
        <w:t>end</w:t>
      </w:r>
    </w:p>
    <w:p w14:paraId="5A8865BB" w14:textId="77777777" w:rsidR="002D201F" w:rsidRPr="00DE5200" w:rsidRDefault="002D201F" w:rsidP="00DE5200">
      <w:pPr>
        <w:pStyle w:val="InstNoteRedL25"/>
        <w:rPr>
          <w:rStyle w:val="DevConfigGray"/>
          <w:rFonts w:ascii="Arial" w:hAnsi="Arial"/>
          <w:b/>
          <w:bCs/>
          <w:color w:val="EE0000"/>
          <w:shd w:val="clear" w:color="auto" w:fill="auto"/>
        </w:rPr>
      </w:pPr>
      <w:r w:rsidRPr="00DE5200">
        <w:rPr>
          <w:rStyle w:val="DevConfigGray"/>
          <w:rFonts w:ascii="Arial" w:hAnsi="Arial"/>
          <w:b/>
          <w:bCs/>
          <w:color w:val="EE0000"/>
          <w:shd w:val="clear" w:color="auto" w:fill="auto"/>
        </w:rPr>
        <w:t>Layer 3 Switch DMVPN</w:t>
      </w:r>
    </w:p>
    <w:p w14:paraId="0A73783F" w14:textId="77777777" w:rsidR="002D201F" w:rsidRPr="00DE5200" w:rsidRDefault="002D201F" w:rsidP="00DE5200">
      <w:pPr>
        <w:pStyle w:val="CMDRed"/>
      </w:pPr>
      <w:r w:rsidRPr="00DE5200">
        <w:t>hostname DMVPN</w:t>
      </w:r>
    </w:p>
    <w:p w14:paraId="0AD8B9AB" w14:textId="77777777" w:rsidR="002D201F" w:rsidRPr="00DE5200" w:rsidRDefault="002D201F" w:rsidP="00DE5200">
      <w:pPr>
        <w:pStyle w:val="CMDRed"/>
      </w:pPr>
      <w:r w:rsidRPr="00DE5200">
        <w:t>no ip domain lookup</w:t>
      </w:r>
    </w:p>
    <w:p w14:paraId="3757921D" w14:textId="77777777" w:rsidR="002D201F" w:rsidRPr="00DE5200" w:rsidRDefault="002D201F" w:rsidP="00DE5200">
      <w:pPr>
        <w:pStyle w:val="CMDRed"/>
      </w:pPr>
      <w:r w:rsidRPr="00DE5200">
        <w:t>ip routing</w:t>
      </w:r>
    </w:p>
    <w:p w14:paraId="358D36D5" w14:textId="77777777" w:rsidR="002D201F" w:rsidRPr="00DE5200" w:rsidRDefault="002D201F" w:rsidP="00DE5200">
      <w:pPr>
        <w:pStyle w:val="CMDRed"/>
      </w:pPr>
      <w:r w:rsidRPr="00DE5200">
        <w:t>banner motd # DMVPN, DMVPN cloud switch #</w:t>
      </w:r>
    </w:p>
    <w:p w14:paraId="057D4A1F" w14:textId="77777777" w:rsidR="002D201F" w:rsidRPr="00DE5200" w:rsidRDefault="002D201F" w:rsidP="00DE5200">
      <w:pPr>
        <w:pStyle w:val="CMDRed"/>
      </w:pPr>
      <w:r w:rsidRPr="00DE5200">
        <w:t>line con 0</w:t>
      </w:r>
    </w:p>
    <w:p w14:paraId="32913857" w14:textId="77777777" w:rsidR="002D201F" w:rsidRPr="00DE5200" w:rsidRDefault="002D201F" w:rsidP="00DE5200">
      <w:pPr>
        <w:pStyle w:val="CMDRed"/>
      </w:pPr>
      <w:r w:rsidRPr="00DE5200">
        <w:t xml:space="preserve"> exec-timeout 0 0</w:t>
      </w:r>
    </w:p>
    <w:p w14:paraId="082B3A79" w14:textId="77777777" w:rsidR="002D201F" w:rsidRPr="00DE5200" w:rsidRDefault="002D201F" w:rsidP="00DE5200">
      <w:pPr>
        <w:pStyle w:val="CMDRed"/>
      </w:pPr>
      <w:r w:rsidRPr="00DE5200">
        <w:t xml:space="preserve"> logging synchronous</w:t>
      </w:r>
    </w:p>
    <w:p w14:paraId="7D6EF7C4" w14:textId="77777777" w:rsidR="002D201F" w:rsidRPr="00DE5200" w:rsidRDefault="002D201F" w:rsidP="00DE5200">
      <w:pPr>
        <w:pStyle w:val="CMDRed"/>
      </w:pPr>
      <w:r w:rsidRPr="00DE5200">
        <w:t xml:space="preserve"> exit</w:t>
      </w:r>
    </w:p>
    <w:p w14:paraId="252402CE" w14:textId="77777777" w:rsidR="002D201F" w:rsidRPr="00DE5200" w:rsidRDefault="002D201F" w:rsidP="00DE5200">
      <w:pPr>
        <w:pStyle w:val="CMDRed"/>
      </w:pPr>
      <w:r w:rsidRPr="00DE5200">
        <w:t>line vty 0 4</w:t>
      </w:r>
    </w:p>
    <w:p w14:paraId="718C6230" w14:textId="77777777" w:rsidR="002D201F" w:rsidRPr="00DE5200" w:rsidRDefault="002D201F" w:rsidP="00DE5200">
      <w:pPr>
        <w:pStyle w:val="CMDRed"/>
      </w:pPr>
      <w:r w:rsidRPr="00DE5200">
        <w:t xml:space="preserve"> privilege level 15</w:t>
      </w:r>
    </w:p>
    <w:p w14:paraId="319FC4F9" w14:textId="77777777" w:rsidR="002D201F" w:rsidRPr="00DE5200" w:rsidRDefault="002D201F" w:rsidP="00DE5200">
      <w:pPr>
        <w:pStyle w:val="CMDRed"/>
      </w:pPr>
      <w:r w:rsidRPr="00DE5200">
        <w:t xml:space="preserve"> password cisco123</w:t>
      </w:r>
    </w:p>
    <w:p w14:paraId="59544FE9" w14:textId="77777777" w:rsidR="002D201F" w:rsidRPr="00DE5200" w:rsidRDefault="002D201F" w:rsidP="00DE5200">
      <w:pPr>
        <w:pStyle w:val="CMDRed"/>
      </w:pPr>
      <w:r w:rsidRPr="00DE5200">
        <w:t xml:space="preserve"> exec-timeout 0 0</w:t>
      </w:r>
    </w:p>
    <w:p w14:paraId="128A741D" w14:textId="77777777" w:rsidR="002D201F" w:rsidRPr="00DE5200" w:rsidRDefault="002D201F" w:rsidP="00DE5200">
      <w:pPr>
        <w:pStyle w:val="CMDRed"/>
      </w:pPr>
      <w:r w:rsidRPr="00DE5200">
        <w:t xml:space="preserve"> logging synchronous</w:t>
      </w:r>
    </w:p>
    <w:p w14:paraId="64954789" w14:textId="77777777" w:rsidR="002D201F" w:rsidRPr="00DE5200" w:rsidRDefault="002D201F" w:rsidP="00DE5200">
      <w:pPr>
        <w:pStyle w:val="CMDRed"/>
      </w:pPr>
      <w:r w:rsidRPr="00DE5200">
        <w:lastRenderedPageBreak/>
        <w:t xml:space="preserve"> login</w:t>
      </w:r>
    </w:p>
    <w:p w14:paraId="4DE64C27" w14:textId="7A9BE31B" w:rsidR="002D201F" w:rsidRPr="00DE5200" w:rsidRDefault="002D201F" w:rsidP="00DE5200">
      <w:pPr>
        <w:pStyle w:val="CMDRed"/>
      </w:pPr>
      <w:r w:rsidRPr="00DE5200">
        <w:t xml:space="preserve">interface </w:t>
      </w:r>
      <w:r w:rsidR="0031145B">
        <w:t>e2/0</w:t>
      </w:r>
    </w:p>
    <w:p w14:paraId="170457E6" w14:textId="77777777" w:rsidR="002D201F" w:rsidRPr="00DE5200" w:rsidRDefault="002D201F" w:rsidP="00DE5200">
      <w:pPr>
        <w:pStyle w:val="CMDRed"/>
      </w:pPr>
      <w:r w:rsidRPr="00DE5200">
        <w:t xml:space="preserve"> no switchport</w:t>
      </w:r>
    </w:p>
    <w:p w14:paraId="1CACE354" w14:textId="77777777" w:rsidR="002D201F" w:rsidRPr="00DE5200" w:rsidRDefault="002D201F" w:rsidP="00DE5200">
      <w:pPr>
        <w:pStyle w:val="CMDRed"/>
      </w:pPr>
      <w:r w:rsidRPr="00DE5200">
        <w:t xml:space="preserve"> ip address 192.0.2.2 255.255.255.252</w:t>
      </w:r>
    </w:p>
    <w:p w14:paraId="2F99E003" w14:textId="77777777" w:rsidR="002D201F" w:rsidRPr="00DE5200" w:rsidRDefault="002D201F" w:rsidP="00DE5200">
      <w:pPr>
        <w:pStyle w:val="CMDRed"/>
      </w:pPr>
      <w:r w:rsidRPr="00DE5200">
        <w:t xml:space="preserve"> no shutdown</w:t>
      </w:r>
    </w:p>
    <w:p w14:paraId="3D33AC68" w14:textId="77777777" w:rsidR="002D201F" w:rsidRPr="00DE5200" w:rsidRDefault="002D201F" w:rsidP="00DE5200">
      <w:pPr>
        <w:pStyle w:val="CMDRed"/>
      </w:pPr>
      <w:r w:rsidRPr="00DE5200">
        <w:t xml:space="preserve"> exit</w:t>
      </w:r>
    </w:p>
    <w:p w14:paraId="0269D90B" w14:textId="7B225422" w:rsidR="002D201F" w:rsidRPr="00DE5200" w:rsidRDefault="002D201F" w:rsidP="00DE5200">
      <w:pPr>
        <w:pStyle w:val="CMDRed"/>
      </w:pPr>
      <w:r w:rsidRPr="00DE5200">
        <w:t xml:space="preserve">interface </w:t>
      </w:r>
      <w:r w:rsidR="0031145B">
        <w:t>e2/1</w:t>
      </w:r>
    </w:p>
    <w:p w14:paraId="31B82482" w14:textId="77777777" w:rsidR="002D201F" w:rsidRPr="00DE5200" w:rsidRDefault="002D201F" w:rsidP="00DE5200">
      <w:pPr>
        <w:pStyle w:val="CMDRed"/>
      </w:pPr>
      <w:r w:rsidRPr="00DE5200">
        <w:t xml:space="preserve"> no switchport</w:t>
      </w:r>
    </w:p>
    <w:p w14:paraId="005D5AD6" w14:textId="77777777" w:rsidR="002D201F" w:rsidRPr="00DE5200" w:rsidRDefault="002D201F" w:rsidP="00DE5200">
      <w:pPr>
        <w:pStyle w:val="CMDRed"/>
      </w:pPr>
      <w:r w:rsidRPr="00DE5200">
        <w:t xml:space="preserve"> ip address 198.51.100.1 255.255.255.252</w:t>
      </w:r>
    </w:p>
    <w:p w14:paraId="1872726D" w14:textId="77777777" w:rsidR="002D201F" w:rsidRPr="00DE5200" w:rsidRDefault="002D201F" w:rsidP="00DE5200">
      <w:pPr>
        <w:pStyle w:val="CMDRed"/>
      </w:pPr>
      <w:r w:rsidRPr="00DE5200">
        <w:t xml:space="preserve"> no shutdown</w:t>
      </w:r>
    </w:p>
    <w:p w14:paraId="799C794A" w14:textId="77777777" w:rsidR="002D201F" w:rsidRPr="00DE5200" w:rsidRDefault="002D201F" w:rsidP="00DE5200">
      <w:pPr>
        <w:pStyle w:val="CMDRed"/>
      </w:pPr>
      <w:r w:rsidRPr="00DE5200">
        <w:t xml:space="preserve"> exit</w:t>
      </w:r>
    </w:p>
    <w:p w14:paraId="02E61536" w14:textId="06A8657D" w:rsidR="002D201F" w:rsidRPr="00DE5200" w:rsidRDefault="002D201F" w:rsidP="00DE5200">
      <w:pPr>
        <w:pStyle w:val="CMDRed"/>
      </w:pPr>
      <w:r w:rsidRPr="00DE5200">
        <w:t xml:space="preserve">interface </w:t>
      </w:r>
      <w:r w:rsidR="0031145B">
        <w:t>e2/2</w:t>
      </w:r>
    </w:p>
    <w:p w14:paraId="4FC871F0" w14:textId="77777777" w:rsidR="002D201F" w:rsidRPr="00DE5200" w:rsidRDefault="002D201F" w:rsidP="00DE5200">
      <w:pPr>
        <w:pStyle w:val="CMDRed"/>
      </w:pPr>
      <w:r w:rsidRPr="00DE5200">
        <w:t xml:space="preserve"> no switchport</w:t>
      </w:r>
    </w:p>
    <w:p w14:paraId="57C7DC4E" w14:textId="77777777" w:rsidR="002D201F" w:rsidRPr="00DE5200" w:rsidRDefault="002D201F" w:rsidP="00DE5200">
      <w:pPr>
        <w:pStyle w:val="CMDRed"/>
      </w:pPr>
      <w:r w:rsidRPr="00DE5200">
        <w:t xml:space="preserve"> ip address 203.0.113.1 255.255.255.252</w:t>
      </w:r>
    </w:p>
    <w:p w14:paraId="295B7E32" w14:textId="77777777" w:rsidR="002D201F" w:rsidRPr="00DE5200" w:rsidRDefault="002D201F" w:rsidP="00DE5200">
      <w:pPr>
        <w:pStyle w:val="CMDRed"/>
      </w:pPr>
      <w:r w:rsidRPr="00DE5200">
        <w:t xml:space="preserve"> no shutdown</w:t>
      </w:r>
    </w:p>
    <w:p w14:paraId="3605002F" w14:textId="77777777" w:rsidR="002D201F" w:rsidRPr="00DE5200" w:rsidRDefault="002D201F" w:rsidP="00DE5200">
      <w:pPr>
        <w:pStyle w:val="CMDRed"/>
      </w:pPr>
      <w:r w:rsidRPr="00DE5200">
        <w:t xml:space="preserve"> exit</w:t>
      </w:r>
    </w:p>
    <w:p w14:paraId="78E4D181" w14:textId="77777777" w:rsidR="002D201F" w:rsidRPr="00DE5200" w:rsidRDefault="002D201F" w:rsidP="00DE5200">
      <w:pPr>
        <w:pStyle w:val="CMDRed"/>
      </w:pPr>
      <w:r w:rsidRPr="00DE5200">
        <w:t>router eigrp DMVPN_TRANS_NET</w:t>
      </w:r>
    </w:p>
    <w:p w14:paraId="7D46382C" w14:textId="77777777" w:rsidR="002D201F" w:rsidRPr="00DE5200" w:rsidRDefault="002D201F" w:rsidP="00DE5200">
      <w:pPr>
        <w:pStyle w:val="CMDRed"/>
      </w:pPr>
      <w:r w:rsidRPr="00DE5200">
        <w:t xml:space="preserve"> address-family ipv4 unicast autonomous-system 168</w:t>
      </w:r>
    </w:p>
    <w:p w14:paraId="09E5E8FF" w14:textId="77777777" w:rsidR="002D201F" w:rsidRPr="00DE5200" w:rsidRDefault="002D201F" w:rsidP="00DE5200">
      <w:pPr>
        <w:pStyle w:val="CMDRed"/>
      </w:pPr>
      <w:r w:rsidRPr="00DE5200">
        <w:t xml:space="preserve"> eigrp router-id 40.4.4.4</w:t>
      </w:r>
    </w:p>
    <w:p w14:paraId="54283F99" w14:textId="77777777" w:rsidR="002D201F" w:rsidRPr="00DE5200" w:rsidRDefault="002D201F" w:rsidP="00DE5200">
      <w:pPr>
        <w:pStyle w:val="CMDRed"/>
      </w:pPr>
      <w:r w:rsidRPr="00DE5200">
        <w:t xml:space="preserve"> network 192.0.2.0 255.255.255.252</w:t>
      </w:r>
    </w:p>
    <w:p w14:paraId="271CBCEE" w14:textId="77777777" w:rsidR="002D201F" w:rsidRPr="00DE5200" w:rsidRDefault="002D201F" w:rsidP="00DE5200">
      <w:pPr>
        <w:pStyle w:val="CMDRed"/>
      </w:pPr>
      <w:r w:rsidRPr="00DE5200">
        <w:t xml:space="preserve"> network 198.51.100.0 255.255.255.252</w:t>
      </w:r>
    </w:p>
    <w:p w14:paraId="1488C2F7" w14:textId="77777777" w:rsidR="002D201F" w:rsidRPr="00DE5200" w:rsidRDefault="002D201F" w:rsidP="00DE5200">
      <w:pPr>
        <w:pStyle w:val="CMDRed"/>
      </w:pPr>
      <w:r w:rsidRPr="00DE5200">
        <w:t xml:space="preserve"> network 203.0.113.0 255.255.255.252</w:t>
      </w:r>
    </w:p>
    <w:p w14:paraId="1853A5F3" w14:textId="5DAC42AA" w:rsidR="002D201F" w:rsidRPr="00DE5200" w:rsidRDefault="002D201F" w:rsidP="00DE5200">
      <w:pPr>
        <w:pStyle w:val="CMDRed"/>
      </w:pPr>
      <w:r w:rsidRPr="00DE5200">
        <w:t>end</w:t>
      </w:r>
    </w:p>
    <w:p w14:paraId="1AAFC767" w14:textId="4AA8D828" w:rsidR="00125806" w:rsidRDefault="00125806" w:rsidP="00D452F4">
      <w:pPr>
        <w:pStyle w:val="Heading1"/>
      </w:pPr>
      <w:r>
        <w:t>Instructions</w:t>
      </w:r>
    </w:p>
    <w:p w14:paraId="2D1E6E4C" w14:textId="37310864" w:rsidR="00090B13" w:rsidRDefault="00090B13" w:rsidP="00090B13">
      <w:pPr>
        <w:pStyle w:val="Heading2"/>
      </w:pPr>
      <w:r>
        <w:t>Build the Network and Configure Basic Device Settings</w:t>
      </w:r>
    </w:p>
    <w:p w14:paraId="0CF68FD2" w14:textId="05EE23FC" w:rsidR="00090B13" w:rsidRDefault="00090B13" w:rsidP="00090B13">
      <w:pPr>
        <w:pStyle w:val="BodyTextL25"/>
      </w:pPr>
      <w:r>
        <w:t>In Part 1, you will set up the network topology and configure basic settings</w:t>
      </w:r>
      <w:r w:rsidR="00786877">
        <w:t xml:space="preserve"> if the network is not already configured. This lab uses the same topology and final configurations from the</w:t>
      </w:r>
      <w:r w:rsidR="006A50BF">
        <w:t xml:space="preserve"> </w:t>
      </w:r>
      <w:r w:rsidR="006A50BF" w:rsidRPr="00DE5200">
        <w:rPr>
          <w:b/>
          <w:bCs/>
        </w:rPr>
        <w:t>Lab -</w:t>
      </w:r>
      <w:r w:rsidR="00786877">
        <w:t xml:space="preserve"> </w:t>
      </w:r>
      <w:r w:rsidR="00786877" w:rsidRPr="00786877">
        <w:rPr>
          <w:b/>
          <w:bCs/>
        </w:rPr>
        <w:t>Implement a DMVPN Phase 1 Hub-to-Spoke Topology</w:t>
      </w:r>
      <w:r>
        <w:t>.</w:t>
      </w:r>
    </w:p>
    <w:p w14:paraId="69F823DC" w14:textId="77777777" w:rsidR="00090B13" w:rsidRDefault="00090B13" w:rsidP="00090B13">
      <w:pPr>
        <w:pStyle w:val="Heading3"/>
      </w:pPr>
      <w:r>
        <w:t>Cable the network as shown in the topology.</w:t>
      </w:r>
    </w:p>
    <w:p w14:paraId="6F848E14" w14:textId="77777777" w:rsidR="00090B13" w:rsidRDefault="00090B13" w:rsidP="00090B13">
      <w:pPr>
        <w:pStyle w:val="BodyTextL25"/>
      </w:pPr>
      <w:r>
        <w:t>Attach the devices as shown in the topology diagram, and cable as necessary.</w:t>
      </w:r>
    </w:p>
    <w:p w14:paraId="4B4B8954" w14:textId="100775EC" w:rsidR="00090B13" w:rsidRDefault="00090B13" w:rsidP="00090B13">
      <w:pPr>
        <w:pStyle w:val="Heading3"/>
      </w:pPr>
      <w:r>
        <w:t xml:space="preserve">Configure </w:t>
      </w:r>
      <w:r w:rsidR="00A7529A">
        <w:t>initial</w:t>
      </w:r>
      <w:r>
        <w:t xml:space="preserve"> settings for each </w:t>
      </w:r>
      <w:r w:rsidR="00A7529A">
        <w:t>router and the Layer 3 switch</w:t>
      </w:r>
      <w:r>
        <w:t>.</w:t>
      </w:r>
    </w:p>
    <w:p w14:paraId="2BE0434B" w14:textId="07AB7D29" w:rsidR="00090B13" w:rsidRDefault="00090B13" w:rsidP="00786877">
      <w:pPr>
        <w:pStyle w:val="BodyTextL25"/>
      </w:pPr>
      <w:r>
        <w:t xml:space="preserve">Console into each </w:t>
      </w:r>
      <w:r w:rsidR="00A7529A">
        <w:t>device</w:t>
      </w:r>
      <w:r>
        <w:t xml:space="preserve">, enter global configuration mode, and apply the </w:t>
      </w:r>
      <w:r w:rsidR="008A27C9">
        <w:t>initial</w:t>
      </w:r>
      <w:r>
        <w:t xml:space="preserve"> settings for the lab</w:t>
      </w:r>
      <w:r w:rsidR="00786877">
        <w:t xml:space="preserve"> if the devices are not already configured.</w:t>
      </w:r>
    </w:p>
    <w:p w14:paraId="2E182D00" w14:textId="58ED34A2" w:rsidR="00786877" w:rsidRDefault="00786877" w:rsidP="00786877">
      <w:pPr>
        <w:pStyle w:val="Heading3"/>
      </w:pPr>
      <w:r>
        <w:t>Verify connectivity in the network.</w:t>
      </w:r>
    </w:p>
    <w:p w14:paraId="70831CA8" w14:textId="2F648D42" w:rsidR="00786877" w:rsidRDefault="00786877" w:rsidP="00DE5200">
      <w:pPr>
        <w:pStyle w:val="SubStepAlpha"/>
        <w:spacing w:after="0"/>
      </w:pPr>
      <w:r>
        <w:t xml:space="preserve">From R1, ping the </w:t>
      </w:r>
      <w:r w:rsidR="000640E8">
        <w:t>l</w:t>
      </w:r>
      <w:r>
        <w:t>oopback interfaces of R2 and R3.</w:t>
      </w:r>
      <w:r w:rsidR="000640E8">
        <w:t xml:space="preserve"> All pings should be successful. This verifies that full connectivity exists in the underlay, or transport, network.</w:t>
      </w:r>
    </w:p>
    <w:p w14:paraId="70EF5A0E" w14:textId="77777777" w:rsidR="00786877" w:rsidRDefault="00786877" w:rsidP="00786877">
      <w:pPr>
        <w:pStyle w:val="ConfigWindow"/>
      </w:pPr>
      <w:bookmarkStart w:id="0" w:name="_Hlk35600775"/>
      <w:r w:rsidRPr="00F85B72">
        <w:t>Open configuration window</w:t>
      </w:r>
    </w:p>
    <w:bookmarkEnd w:id="0"/>
    <w:p w14:paraId="295EC333" w14:textId="77777777" w:rsidR="00786877" w:rsidRPr="00D7408B" w:rsidRDefault="00786877" w:rsidP="00786877">
      <w:pPr>
        <w:pStyle w:val="CMD"/>
        <w:rPr>
          <w:b/>
          <w:bCs/>
        </w:rPr>
      </w:pPr>
      <w:r>
        <w:t xml:space="preserve">R1# </w:t>
      </w:r>
      <w:r w:rsidRPr="00D7408B">
        <w:rPr>
          <w:b/>
          <w:bCs/>
        </w:rPr>
        <w:t>ping 192.168.</w:t>
      </w:r>
      <w:r>
        <w:rPr>
          <w:b/>
          <w:bCs/>
        </w:rPr>
        <w:t>2</w:t>
      </w:r>
      <w:r w:rsidRPr="00D7408B">
        <w:rPr>
          <w:b/>
          <w:bCs/>
        </w:rPr>
        <w:t>.1</w:t>
      </w:r>
    </w:p>
    <w:p w14:paraId="33733599" w14:textId="77777777" w:rsidR="00786877" w:rsidRDefault="00786877" w:rsidP="00786877">
      <w:pPr>
        <w:pStyle w:val="CMDOutput"/>
      </w:pPr>
      <w:r>
        <w:t>Type escape sequence to abort.</w:t>
      </w:r>
    </w:p>
    <w:p w14:paraId="65DBFFA7" w14:textId="77777777" w:rsidR="00786877" w:rsidRDefault="00786877" w:rsidP="00786877">
      <w:pPr>
        <w:pStyle w:val="CMDOutput"/>
      </w:pPr>
      <w:r>
        <w:t xml:space="preserve">Sending 5, 100-byte ICMP </w:t>
      </w:r>
      <w:proofErr w:type="spellStart"/>
      <w:r>
        <w:t>Echos</w:t>
      </w:r>
      <w:proofErr w:type="spellEnd"/>
      <w:r>
        <w:t xml:space="preserve"> to 192.168.3.1, timeout is 2 seconds:</w:t>
      </w:r>
    </w:p>
    <w:p w14:paraId="43EB980A" w14:textId="77777777" w:rsidR="00786877" w:rsidRDefault="00786877" w:rsidP="00786877">
      <w:pPr>
        <w:pStyle w:val="CMDOutput"/>
      </w:pPr>
      <w:r>
        <w:t>!!!!!</w:t>
      </w:r>
    </w:p>
    <w:p w14:paraId="40348077" w14:textId="77777777" w:rsidR="00786877" w:rsidRDefault="00786877" w:rsidP="00786877">
      <w:pPr>
        <w:pStyle w:val="CMDOutput"/>
      </w:pPr>
      <w:r>
        <w:t>Success rate is 100 percent (5/5), round-trip min/avg/max = 1/1/1 ms</w:t>
      </w:r>
    </w:p>
    <w:p w14:paraId="39311DFD" w14:textId="77777777" w:rsidR="00786877" w:rsidRDefault="00786877" w:rsidP="00786877">
      <w:pPr>
        <w:pStyle w:val="CMDOutput"/>
      </w:pPr>
    </w:p>
    <w:p w14:paraId="2C5834B3" w14:textId="77777777" w:rsidR="00786877" w:rsidRPr="00584CEA" w:rsidRDefault="00786877" w:rsidP="00786877">
      <w:pPr>
        <w:pStyle w:val="CMDOutput"/>
        <w:rPr>
          <w:b/>
          <w:bCs/>
        </w:rPr>
      </w:pPr>
      <w:r w:rsidRPr="00584CEA">
        <w:t xml:space="preserve">R1# </w:t>
      </w:r>
      <w:r w:rsidRPr="00584CEA">
        <w:rPr>
          <w:b/>
          <w:bCs/>
        </w:rPr>
        <w:t>ping 192.168.3.1</w:t>
      </w:r>
    </w:p>
    <w:p w14:paraId="4EEA7CEF" w14:textId="77777777" w:rsidR="00786877" w:rsidRPr="00584CEA" w:rsidRDefault="00786877" w:rsidP="00786877">
      <w:pPr>
        <w:pStyle w:val="CMDOutput"/>
      </w:pPr>
      <w:r w:rsidRPr="00584CEA">
        <w:t>Type escape sequence to abort.</w:t>
      </w:r>
    </w:p>
    <w:p w14:paraId="14C7C8B9" w14:textId="77777777" w:rsidR="00786877" w:rsidRPr="00584CEA" w:rsidRDefault="00786877" w:rsidP="00786877">
      <w:pPr>
        <w:pStyle w:val="CMDOutput"/>
      </w:pPr>
      <w:r w:rsidRPr="00584CEA">
        <w:t xml:space="preserve">Sending 5, 100-byte ICMP </w:t>
      </w:r>
      <w:proofErr w:type="spellStart"/>
      <w:r w:rsidRPr="00584CEA">
        <w:t>Echos</w:t>
      </w:r>
      <w:proofErr w:type="spellEnd"/>
      <w:r w:rsidRPr="00584CEA">
        <w:t xml:space="preserve"> to 192.168.3.1, timeout is 2 seconds:</w:t>
      </w:r>
    </w:p>
    <w:p w14:paraId="4F6C2A43" w14:textId="77777777" w:rsidR="00786877" w:rsidRPr="00584CEA" w:rsidRDefault="00786877" w:rsidP="00786877">
      <w:pPr>
        <w:pStyle w:val="CMDOutput"/>
      </w:pPr>
      <w:r w:rsidRPr="00584CEA">
        <w:t>!!!!!</w:t>
      </w:r>
    </w:p>
    <w:p w14:paraId="039E2A01" w14:textId="0EAF0045" w:rsidR="00786877" w:rsidRDefault="00786877" w:rsidP="00786877">
      <w:pPr>
        <w:pStyle w:val="CMDOutput"/>
      </w:pPr>
      <w:r w:rsidRPr="00584CEA">
        <w:t>Success rate is 100 percent (5/5), round-trip min/avg/max = 1/1/1 ms</w:t>
      </w:r>
    </w:p>
    <w:p w14:paraId="664002F2" w14:textId="77777777" w:rsidR="00786877" w:rsidRDefault="00786877" w:rsidP="00786877">
      <w:pPr>
        <w:pStyle w:val="ConfigWindow"/>
      </w:pPr>
      <w:bookmarkStart w:id="1" w:name="_Hlk35600757"/>
      <w:r>
        <w:t>Close configuration window</w:t>
      </w:r>
    </w:p>
    <w:bookmarkEnd w:id="1"/>
    <w:p w14:paraId="6CB31ACD" w14:textId="5E1A560D" w:rsidR="00786877" w:rsidRDefault="00786877" w:rsidP="00DE5200">
      <w:pPr>
        <w:pStyle w:val="BodyTextL25"/>
        <w:numPr>
          <w:ilvl w:val="3"/>
          <w:numId w:val="5"/>
        </w:numPr>
        <w:spacing w:before="0" w:after="0"/>
      </w:pPr>
      <w:r>
        <w:t xml:space="preserve">From R2 traceroute to the Loopback 1 </w:t>
      </w:r>
      <w:r w:rsidR="00266A07">
        <w:t>interface</w:t>
      </w:r>
      <w:r>
        <w:t xml:space="preserve"> of R3. You should see the following output.</w:t>
      </w:r>
      <w:r w:rsidR="008416D7" w:rsidRPr="008416D7">
        <w:t xml:space="preserve"> </w:t>
      </w:r>
      <w:r w:rsidR="008416D7">
        <w:t>Note that traffic from the R2 spoke router travels through the R1 hub router to reach R3. This is the DMVPN Phase 1 traffic flow. Repeat the traceroute to verify this result.</w:t>
      </w:r>
    </w:p>
    <w:p w14:paraId="38042CD0" w14:textId="77777777" w:rsidR="00266A07" w:rsidRDefault="00266A07" w:rsidP="00266A07">
      <w:pPr>
        <w:pStyle w:val="ConfigWindow"/>
      </w:pPr>
      <w:r w:rsidRPr="00F85B72">
        <w:t>Open configuration window</w:t>
      </w:r>
    </w:p>
    <w:p w14:paraId="29C65FE8" w14:textId="1776BC88" w:rsidR="00C4441F" w:rsidRDefault="00C4441F" w:rsidP="00C4441F">
      <w:pPr>
        <w:pStyle w:val="CMD"/>
      </w:pPr>
      <w:r>
        <w:t xml:space="preserve">R2# </w:t>
      </w:r>
      <w:r w:rsidRPr="00C4441F">
        <w:rPr>
          <w:b/>
          <w:bCs/>
        </w:rPr>
        <w:t>traceroute 172.16.3.1</w:t>
      </w:r>
    </w:p>
    <w:p w14:paraId="3A5A1DC0" w14:textId="77777777" w:rsidR="00C4441F" w:rsidRDefault="00C4441F" w:rsidP="00C4441F">
      <w:pPr>
        <w:pStyle w:val="CMDOutput"/>
      </w:pPr>
      <w:r>
        <w:t>Type escape sequence to abort.</w:t>
      </w:r>
    </w:p>
    <w:p w14:paraId="2E3419C1" w14:textId="77777777" w:rsidR="00C4441F" w:rsidRDefault="00C4441F" w:rsidP="00C4441F">
      <w:pPr>
        <w:pStyle w:val="CMDOutput"/>
      </w:pPr>
      <w:r>
        <w:t>Tracing the route to 172.16.3.1</w:t>
      </w:r>
    </w:p>
    <w:p w14:paraId="1FCCD423" w14:textId="77777777" w:rsidR="00C4441F" w:rsidRDefault="00C4441F" w:rsidP="00C4441F">
      <w:pPr>
        <w:pStyle w:val="CMDOutput"/>
      </w:pPr>
      <w:r>
        <w:t>VRF info: (vrf in name/id, vrf out name/id)</w:t>
      </w:r>
    </w:p>
    <w:p w14:paraId="0FF30016" w14:textId="77777777" w:rsidR="00C4441F" w:rsidRDefault="00C4441F" w:rsidP="00C4441F">
      <w:pPr>
        <w:pStyle w:val="CMDOutput"/>
      </w:pPr>
      <w:r>
        <w:t xml:space="preserve">  1 100.100.100.1 1 msec 1 msec 1 msec</w:t>
      </w:r>
    </w:p>
    <w:p w14:paraId="7856F666" w14:textId="77777777" w:rsidR="00C4441F" w:rsidRDefault="00C4441F" w:rsidP="00C4441F">
      <w:pPr>
        <w:pStyle w:val="CMDOutput"/>
      </w:pPr>
      <w:r>
        <w:t xml:space="preserve">  2 100.100.100.3 1 msec *  2 msec</w:t>
      </w:r>
    </w:p>
    <w:p w14:paraId="04EEF5D4" w14:textId="341F2640" w:rsidR="00C71B3F" w:rsidRDefault="00C71B3F" w:rsidP="00DE5200">
      <w:pPr>
        <w:pStyle w:val="SubStepAlpha"/>
      </w:pPr>
      <w:r>
        <w:t xml:space="preserve">On the spoke routers, issue the </w:t>
      </w:r>
      <w:r w:rsidRPr="000640E8">
        <w:rPr>
          <w:b/>
          <w:bCs/>
        </w:rPr>
        <w:t>show ip route</w:t>
      </w:r>
      <w:r>
        <w:t xml:space="preserve"> command. Note that EIGRP shows the next hop for the Loopback 1</w:t>
      </w:r>
      <w:r w:rsidR="000B376C">
        <w:t xml:space="preserve"> </w:t>
      </w:r>
      <w:r w:rsidR="00266A07">
        <w:t xml:space="preserve">networks </w:t>
      </w:r>
      <w:r w:rsidR="000B376C">
        <w:t>to be</w:t>
      </w:r>
      <w:r>
        <w:t xml:space="preserve"> the R1 </w:t>
      </w:r>
      <w:r w:rsidR="00081DC8">
        <w:t>tunnel</w:t>
      </w:r>
      <w:r w:rsidR="00ED3824">
        <w:t xml:space="preserve"> </w:t>
      </w:r>
      <w:r w:rsidR="00081DC8">
        <w:t xml:space="preserve">interface </w:t>
      </w:r>
      <w:r>
        <w:t>address.</w:t>
      </w:r>
      <w:r w:rsidR="00ED3824">
        <w:t xml:space="preserve"> That is, both spoke routers will use R1 to send traffic on the overlay network</w:t>
      </w:r>
      <w:r w:rsidR="00266A07">
        <w:t xml:space="preserve"> to the LANs</w:t>
      </w:r>
      <w:r w:rsidR="00ED3824">
        <w:t>.</w:t>
      </w:r>
    </w:p>
    <w:p w14:paraId="45F47FC4" w14:textId="34982E3B" w:rsidR="00ED3824" w:rsidRDefault="00ED3824" w:rsidP="00ED3824">
      <w:pPr>
        <w:pStyle w:val="CMD"/>
      </w:pPr>
      <w:r>
        <w:t xml:space="preserve">R2# </w:t>
      </w:r>
      <w:r w:rsidRPr="00ED3824">
        <w:rPr>
          <w:b/>
          <w:bCs/>
        </w:rPr>
        <w:t>show ip route eigrp | begin Gateway</w:t>
      </w:r>
    </w:p>
    <w:p w14:paraId="4FD66748" w14:textId="77777777" w:rsidR="00ED3824" w:rsidRDefault="00ED3824" w:rsidP="00ED3824">
      <w:pPr>
        <w:pStyle w:val="CMDOutput"/>
      </w:pPr>
      <w:r>
        <w:t>Gateway of last resort is not set</w:t>
      </w:r>
    </w:p>
    <w:p w14:paraId="6F451044" w14:textId="77777777" w:rsidR="00ED3824" w:rsidRDefault="00ED3824" w:rsidP="00ED3824">
      <w:pPr>
        <w:pStyle w:val="CMDOutput"/>
      </w:pPr>
    </w:p>
    <w:p w14:paraId="478DFC1C" w14:textId="77777777" w:rsidR="00ED3824" w:rsidRDefault="00ED3824" w:rsidP="00ED3824">
      <w:pPr>
        <w:pStyle w:val="CMDOutput"/>
      </w:pPr>
      <w:r>
        <w:t xml:space="preserve">      172.16.0.0/16 is variably </w:t>
      </w:r>
      <w:proofErr w:type="spellStart"/>
      <w:r>
        <w:t>subnetted</w:t>
      </w:r>
      <w:proofErr w:type="spellEnd"/>
      <w:r>
        <w:t>, 3 subnets, 2 masks</w:t>
      </w:r>
    </w:p>
    <w:p w14:paraId="2D0D9E4E" w14:textId="77777777" w:rsidR="00ED3824" w:rsidRDefault="00ED3824" w:rsidP="00ED3824">
      <w:pPr>
        <w:pStyle w:val="CMDOutput"/>
      </w:pPr>
      <w:r w:rsidRPr="00ED3824">
        <w:rPr>
          <w:highlight w:val="yellow"/>
        </w:rPr>
        <w:t>D        172.16.3.0/24 [90/102400640] via 100.100.100.1</w:t>
      </w:r>
      <w:r>
        <w:t>, 00:21:14, Tunnel1</w:t>
      </w:r>
    </w:p>
    <w:p w14:paraId="7E7EF1E5" w14:textId="77777777" w:rsidR="00ED3824" w:rsidRDefault="00ED3824" w:rsidP="00ED3824">
      <w:pPr>
        <w:pStyle w:val="CMDOutput"/>
      </w:pPr>
      <w:r>
        <w:t xml:space="preserve">      192.0.2.0/30 is </w:t>
      </w:r>
      <w:proofErr w:type="spellStart"/>
      <w:r>
        <w:t>subnetted</w:t>
      </w:r>
      <w:proofErr w:type="spellEnd"/>
      <w:r>
        <w:t>, 1 subnets</w:t>
      </w:r>
    </w:p>
    <w:p w14:paraId="6712DD0B" w14:textId="690200C3" w:rsidR="00ED3824" w:rsidRDefault="00ED3824" w:rsidP="00ED3824">
      <w:pPr>
        <w:pStyle w:val="CMDOutput"/>
      </w:pPr>
      <w:r>
        <w:t xml:space="preserve">D        192.0.2.0 [90/15360] via 198.51.100.1, 00:21:21, </w:t>
      </w:r>
      <w:r w:rsidR="0031145B">
        <w:t>Ethernet0/1</w:t>
      </w:r>
    </w:p>
    <w:p w14:paraId="59B6DCC4" w14:textId="77777777" w:rsidR="00ED3824" w:rsidRDefault="00ED3824" w:rsidP="00ED3824">
      <w:pPr>
        <w:pStyle w:val="CMDOutput"/>
      </w:pPr>
      <w:r>
        <w:t>D     192.168.3.0/24</w:t>
      </w:r>
    </w:p>
    <w:p w14:paraId="57402903" w14:textId="30AFBA1E" w:rsidR="00ED3824" w:rsidRDefault="00ED3824" w:rsidP="00ED3824">
      <w:pPr>
        <w:pStyle w:val="CMDOutput"/>
      </w:pPr>
      <w:r>
        <w:t xml:space="preserve">           [90/16000] via 198.51.100.1, 00:21:21, </w:t>
      </w:r>
      <w:r w:rsidR="0031145B">
        <w:t>Ethernet0/1</w:t>
      </w:r>
    </w:p>
    <w:p w14:paraId="537241D0" w14:textId="77777777" w:rsidR="00ED3824" w:rsidRDefault="00ED3824" w:rsidP="00ED3824">
      <w:pPr>
        <w:pStyle w:val="CMDOutput"/>
      </w:pPr>
      <w:r>
        <w:t xml:space="preserve">      203.0.113.0/30 is </w:t>
      </w:r>
      <w:proofErr w:type="spellStart"/>
      <w:r>
        <w:t>subnetted</w:t>
      </w:r>
      <w:proofErr w:type="spellEnd"/>
      <w:r>
        <w:t>, 1 subnets</w:t>
      </w:r>
    </w:p>
    <w:p w14:paraId="6153ADB7" w14:textId="77777777" w:rsidR="00ED3824" w:rsidRDefault="00ED3824" w:rsidP="00ED3824">
      <w:pPr>
        <w:pStyle w:val="CMDOutput"/>
      </w:pPr>
      <w:r>
        <w:t>D        203.0.113.0</w:t>
      </w:r>
    </w:p>
    <w:p w14:paraId="623C278F" w14:textId="480E2865" w:rsidR="00ED3824" w:rsidRDefault="00ED3824" w:rsidP="00DE5200">
      <w:pPr>
        <w:pStyle w:val="CMDOutput"/>
        <w:spacing w:after="0"/>
      </w:pPr>
      <w:r>
        <w:t xml:space="preserve">           [90/15360] via 198.51.100.1, 00:21:21, </w:t>
      </w:r>
      <w:r w:rsidR="0031145B">
        <w:t>Ethernet0/1</w:t>
      </w:r>
    </w:p>
    <w:p w14:paraId="347F28B8" w14:textId="77777777" w:rsidR="00FD398C" w:rsidRDefault="00FD398C" w:rsidP="00FD398C">
      <w:pPr>
        <w:pStyle w:val="ConfigWindow"/>
      </w:pPr>
      <w:r>
        <w:t>Close configuration window</w:t>
      </w:r>
    </w:p>
    <w:p w14:paraId="0D49E6F9" w14:textId="775C2B22" w:rsidR="00FD398C" w:rsidRDefault="00FD398C" w:rsidP="00FD398C">
      <w:pPr>
        <w:pStyle w:val="ConfigWindow"/>
      </w:pPr>
      <w:r>
        <w:t>open configuration window</w:t>
      </w:r>
    </w:p>
    <w:p w14:paraId="3524EC04" w14:textId="155D1BDD" w:rsidR="00ED3824" w:rsidRDefault="00ED3824" w:rsidP="00DE5200">
      <w:pPr>
        <w:pStyle w:val="CMD"/>
        <w:spacing w:before="0"/>
      </w:pPr>
      <w:r>
        <w:t xml:space="preserve">R3# </w:t>
      </w:r>
      <w:r w:rsidRPr="00ED3824">
        <w:rPr>
          <w:b/>
          <w:bCs/>
        </w:rPr>
        <w:t>show ip route eigrp | begin Gateway</w:t>
      </w:r>
    </w:p>
    <w:p w14:paraId="647F2E17" w14:textId="77777777" w:rsidR="00ED3824" w:rsidRDefault="00ED3824" w:rsidP="00ED3824">
      <w:pPr>
        <w:pStyle w:val="CMDOutput"/>
      </w:pPr>
      <w:r>
        <w:t>Gateway of last resort is not set</w:t>
      </w:r>
    </w:p>
    <w:p w14:paraId="7E1823FC" w14:textId="77777777" w:rsidR="00ED3824" w:rsidRDefault="00ED3824" w:rsidP="00ED3824">
      <w:pPr>
        <w:pStyle w:val="CMDOutput"/>
      </w:pPr>
    </w:p>
    <w:p w14:paraId="7F296F82" w14:textId="77777777" w:rsidR="00ED3824" w:rsidRDefault="00ED3824" w:rsidP="00ED3824">
      <w:pPr>
        <w:pStyle w:val="CMDOutput"/>
      </w:pPr>
      <w:r>
        <w:t xml:space="preserve">      172.16.0.0/16 is variably </w:t>
      </w:r>
      <w:proofErr w:type="spellStart"/>
      <w:r>
        <w:t>subnetted</w:t>
      </w:r>
      <w:proofErr w:type="spellEnd"/>
      <w:r>
        <w:t>, 3 subnets, 2 masks</w:t>
      </w:r>
    </w:p>
    <w:p w14:paraId="73A7BCE5" w14:textId="77777777" w:rsidR="00ED3824" w:rsidRDefault="00ED3824" w:rsidP="00ED3824">
      <w:pPr>
        <w:pStyle w:val="CMDOutput"/>
      </w:pPr>
      <w:r>
        <w:t xml:space="preserve">D        </w:t>
      </w:r>
      <w:r w:rsidRPr="0001723F">
        <w:rPr>
          <w:highlight w:val="yellow"/>
        </w:rPr>
        <w:t>172.16.2.0/24 [90/102400640] via 100.100.100.1</w:t>
      </w:r>
      <w:r>
        <w:t>, 00:22:49, Tunnel1</w:t>
      </w:r>
    </w:p>
    <w:p w14:paraId="050681F9" w14:textId="77777777" w:rsidR="00ED3824" w:rsidRDefault="00ED3824" w:rsidP="00ED3824">
      <w:pPr>
        <w:pStyle w:val="CMDOutput"/>
      </w:pPr>
      <w:r>
        <w:t xml:space="preserve">      192.0.2.0/30 is </w:t>
      </w:r>
      <w:proofErr w:type="spellStart"/>
      <w:r>
        <w:t>subnetted</w:t>
      </w:r>
      <w:proofErr w:type="spellEnd"/>
      <w:r>
        <w:t>, 1 subnets</w:t>
      </w:r>
    </w:p>
    <w:p w14:paraId="65B4ECC5" w14:textId="33A2A70E" w:rsidR="00ED3824" w:rsidRDefault="00ED3824" w:rsidP="00ED3824">
      <w:pPr>
        <w:pStyle w:val="CMDOutput"/>
      </w:pPr>
      <w:r>
        <w:t xml:space="preserve">D        192.0.2.0 [90/15360] via 203.0.113.1, 00:22:59, </w:t>
      </w:r>
      <w:r w:rsidR="0031145B">
        <w:t>Ethernet0/1</w:t>
      </w:r>
    </w:p>
    <w:p w14:paraId="68EC2E0F" w14:textId="77777777" w:rsidR="00ED3824" w:rsidRDefault="00ED3824" w:rsidP="00ED3824">
      <w:pPr>
        <w:pStyle w:val="CMDOutput"/>
      </w:pPr>
      <w:r>
        <w:t>D     192.168.2.0/24</w:t>
      </w:r>
    </w:p>
    <w:p w14:paraId="47AFF640" w14:textId="70433BD6" w:rsidR="00ED3824" w:rsidRDefault="00ED3824" w:rsidP="00ED3824">
      <w:pPr>
        <w:pStyle w:val="CMDOutput"/>
      </w:pPr>
      <w:r>
        <w:t xml:space="preserve">           [90/16000] via 203.0.113.1, 00:22:59, </w:t>
      </w:r>
      <w:r w:rsidR="0031145B">
        <w:t>Ethernet0/1</w:t>
      </w:r>
    </w:p>
    <w:p w14:paraId="4486D84E" w14:textId="77777777" w:rsidR="00ED3824" w:rsidRDefault="00ED3824" w:rsidP="00ED3824">
      <w:pPr>
        <w:pStyle w:val="CMDOutput"/>
      </w:pPr>
      <w:r>
        <w:t xml:space="preserve">      198.51.100.0/30 is </w:t>
      </w:r>
      <w:proofErr w:type="spellStart"/>
      <w:r>
        <w:t>subnetted</w:t>
      </w:r>
      <w:proofErr w:type="spellEnd"/>
      <w:r>
        <w:t>, 1 subnets</w:t>
      </w:r>
    </w:p>
    <w:p w14:paraId="04250720" w14:textId="77777777" w:rsidR="00ED3824" w:rsidRDefault="00ED3824" w:rsidP="00ED3824">
      <w:pPr>
        <w:pStyle w:val="CMDOutput"/>
      </w:pPr>
      <w:r>
        <w:t>D        198.51.100.0</w:t>
      </w:r>
    </w:p>
    <w:p w14:paraId="1B8F017D" w14:textId="4958BEDF" w:rsidR="00ED3824" w:rsidRDefault="00ED3824" w:rsidP="00ED3824">
      <w:pPr>
        <w:pStyle w:val="CMDOutput"/>
      </w:pPr>
      <w:r>
        <w:t xml:space="preserve">           [90/15360] via 203.0.113.1, 00:22:59, </w:t>
      </w:r>
      <w:r w:rsidR="0031145B">
        <w:t>Ethernet0/1</w:t>
      </w:r>
    </w:p>
    <w:p w14:paraId="74E4B9CD" w14:textId="77777777" w:rsidR="00266A07" w:rsidRDefault="00266A07" w:rsidP="00266A07">
      <w:pPr>
        <w:pStyle w:val="ConfigWindow"/>
      </w:pPr>
      <w:r>
        <w:t>Close configuration window</w:t>
      </w:r>
    </w:p>
    <w:p w14:paraId="037A127C" w14:textId="3BA6BDC1" w:rsidR="00090B13" w:rsidRDefault="00090B13" w:rsidP="00DE5200">
      <w:pPr>
        <w:pStyle w:val="Heading2"/>
        <w:spacing w:before="120"/>
      </w:pPr>
      <w:r>
        <w:t xml:space="preserve">Configure DMVPN Phase </w:t>
      </w:r>
      <w:r w:rsidR="00E3362A">
        <w:t>3</w:t>
      </w:r>
    </w:p>
    <w:p w14:paraId="2EB8BA96" w14:textId="1F72CF2F" w:rsidR="00090B13" w:rsidRDefault="00090B13" w:rsidP="00090B13">
      <w:pPr>
        <w:pStyle w:val="BodyTextL25"/>
      </w:pPr>
      <w:r>
        <w:t xml:space="preserve">In </w:t>
      </w:r>
      <w:r w:rsidR="005E16A9">
        <w:t>this part of the lab</w:t>
      </w:r>
      <w:r>
        <w:t xml:space="preserve">, you will configure DMVPN Phase </w:t>
      </w:r>
      <w:r w:rsidR="00E3362A">
        <w:t>3</w:t>
      </w:r>
      <w:r>
        <w:t xml:space="preserve"> to create DMVPN tunnels between the spoke routers</w:t>
      </w:r>
      <w:r w:rsidR="00081DC8">
        <w:t>.</w:t>
      </w:r>
      <w:r>
        <w:t xml:space="preserve"> </w:t>
      </w:r>
      <w:r w:rsidR="00E3362A">
        <w:t xml:space="preserve">Initially, the services of the </w:t>
      </w:r>
      <w:r w:rsidR="00452218">
        <w:t>hub</w:t>
      </w:r>
      <w:r w:rsidR="00E3362A">
        <w:t xml:space="preserve"> are required to begin data transfer over the VPN. However, the hub multipoint tunnel interface detects that traffic is “</w:t>
      </w:r>
      <w:proofErr w:type="spellStart"/>
      <w:r w:rsidR="00E3362A">
        <w:t>hairp</w:t>
      </w:r>
      <w:r w:rsidR="00452218">
        <w:t>i</w:t>
      </w:r>
      <w:r w:rsidR="00E3362A">
        <w:t>nning</w:t>
      </w:r>
      <w:proofErr w:type="spellEnd"/>
      <w:r w:rsidR="00452218">
        <w:t>,</w:t>
      </w:r>
      <w:r w:rsidR="00E3362A">
        <w:t xml:space="preserve">” or exiting the interface on which it was received. The hub router sends redirect messages to the two spoke routers that are communicating. The spoke routers </w:t>
      </w:r>
      <w:r w:rsidR="00E3362A">
        <w:lastRenderedPageBreak/>
        <w:t>use the redirect messages to dynamically create a tunnel to connect to each other</w:t>
      </w:r>
      <w:r w:rsidRPr="00090B13">
        <w:t>.</w:t>
      </w:r>
      <w:r w:rsidR="00E3362A">
        <w:t xml:space="preserve"> In this way, the hub router does not need to forward spoke-to-spoke traffic after the setup of the spoke-to-spoke tunnel.</w:t>
      </w:r>
    </w:p>
    <w:p w14:paraId="51B88D34" w14:textId="7E96D851" w:rsidR="00090B13" w:rsidRDefault="00E3362A" w:rsidP="002B647F">
      <w:pPr>
        <w:pStyle w:val="Heading3"/>
      </w:pPr>
      <w:r>
        <w:t xml:space="preserve">Modify </w:t>
      </w:r>
      <w:r w:rsidR="002B647F">
        <w:t>the tunnel interface</w:t>
      </w:r>
      <w:r>
        <w:t>s</w:t>
      </w:r>
      <w:r w:rsidR="00963FCB">
        <w:t xml:space="preserve"> on the </w:t>
      </w:r>
      <w:r>
        <w:t xml:space="preserve">spoke </w:t>
      </w:r>
      <w:r w:rsidR="00963FCB">
        <w:t>router</w:t>
      </w:r>
      <w:r>
        <w:t>s</w:t>
      </w:r>
      <w:r w:rsidR="00963FCB">
        <w:t>.</w:t>
      </w:r>
    </w:p>
    <w:p w14:paraId="7310F72E" w14:textId="3D1A2308" w:rsidR="002B647F" w:rsidRDefault="00E3362A" w:rsidP="00081DC8">
      <w:pPr>
        <w:pStyle w:val="BodyTextL25"/>
      </w:pPr>
      <w:r>
        <w:t>This lab builds on the Phase 1 lab that was previously completed</w:t>
      </w:r>
      <w:r w:rsidR="00BB6207">
        <w:t xml:space="preserve">. </w:t>
      </w:r>
      <w:r w:rsidR="00F57386" w:rsidRPr="00F57386">
        <w:t>On the spoke routers R2 and R3, modify the configurations of the Tunnel 1 interfaces</w:t>
      </w:r>
      <w:r w:rsidR="00F57386">
        <w:t>.</w:t>
      </w:r>
      <w:r w:rsidR="001E3F50">
        <w:t xml:space="preserve"> The network will essentially be configured for DMVPN Phase 2 at the conclusion of this step.</w:t>
      </w:r>
    </w:p>
    <w:p w14:paraId="11D56E7B" w14:textId="7E2E2555" w:rsidR="00BB6207" w:rsidRDefault="00F57386" w:rsidP="00DE5200">
      <w:pPr>
        <w:pStyle w:val="SubStepAlpha"/>
        <w:spacing w:after="0"/>
      </w:pPr>
      <w:r>
        <w:t>On R2, set the tunnel mode to mGRE.</w:t>
      </w:r>
      <w:r w:rsidR="0000113B">
        <w:t xml:space="preserve"> You will see an error message that states that point-to-multipoint tunnels </w:t>
      </w:r>
      <w:proofErr w:type="spellStart"/>
      <w:r w:rsidR="0000113B">
        <w:t>can not</w:t>
      </w:r>
      <w:proofErr w:type="spellEnd"/>
      <w:r w:rsidR="0000113B">
        <w:t xml:space="preserve"> have static tunnel destinations configured.</w:t>
      </w:r>
    </w:p>
    <w:p w14:paraId="7E76969D" w14:textId="77777777" w:rsidR="00E2503C" w:rsidRDefault="00E2503C" w:rsidP="00E2503C">
      <w:pPr>
        <w:pStyle w:val="ConfigWindow"/>
      </w:pPr>
      <w:r w:rsidRPr="00F85B72">
        <w:t>Open configuration window</w:t>
      </w:r>
    </w:p>
    <w:p w14:paraId="019C011F" w14:textId="2C82AAD2" w:rsidR="00BB6207" w:rsidRPr="00347B40" w:rsidRDefault="00BB6207" w:rsidP="00BB6207">
      <w:pPr>
        <w:pStyle w:val="CMD"/>
        <w:rPr>
          <w:b/>
          <w:bCs/>
        </w:rPr>
      </w:pPr>
      <w:r>
        <w:t>R</w:t>
      </w:r>
      <w:r w:rsidR="00F57386">
        <w:t>2</w:t>
      </w:r>
      <w:r>
        <w:t xml:space="preserve">(config)# </w:t>
      </w:r>
      <w:r w:rsidRPr="00347B40">
        <w:rPr>
          <w:b/>
          <w:bCs/>
        </w:rPr>
        <w:t xml:space="preserve">interface tunnel </w:t>
      </w:r>
      <w:r w:rsidR="00C37769">
        <w:rPr>
          <w:b/>
          <w:bCs/>
        </w:rPr>
        <w:t>1</w:t>
      </w:r>
    </w:p>
    <w:p w14:paraId="64E44EF3" w14:textId="06CA5854" w:rsidR="00963FCB" w:rsidRDefault="00BB6207" w:rsidP="00BB6207">
      <w:pPr>
        <w:pStyle w:val="CMD"/>
        <w:rPr>
          <w:b/>
          <w:bCs/>
        </w:rPr>
      </w:pPr>
      <w:r>
        <w:t>R</w:t>
      </w:r>
      <w:r w:rsidR="00F57386">
        <w:t>2</w:t>
      </w:r>
      <w:r>
        <w:t>(config-i</w:t>
      </w:r>
      <w:r w:rsidR="004D1F94">
        <w:t>f</w:t>
      </w:r>
      <w:r>
        <w:t xml:space="preserve">)# </w:t>
      </w:r>
      <w:r w:rsidR="00347B40" w:rsidRPr="00347B40">
        <w:rPr>
          <w:b/>
          <w:bCs/>
        </w:rPr>
        <w:t xml:space="preserve">tunnel mode </w:t>
      </w:r>
      <w:proofErr w:type="spellStart"/>
      <w:r w:rsidR="00347B40" w:rsidRPr="00347B40">
        <w:rPr>
          <w:b/>
          <w:bCs/>
        </w:rPr>
        <w:t>gre</w:t>
      </w:r>
      <w:proofErr w:type="spellEnd"/>
      <w:r w:rsidR="00347B40" w:rsidRPr="00347B40">
        <w:rPr>
          <w:b/>
          <w:bCs/>
        </w:rPr>
        <w:t xml:space="preserve"> multipoint</w:t>
      </w:r>
    </w:p>
    <w:p w14:paraId="7AD42B14" w14:textId="1D8CD6E7" w:rsidR="00C4441F" w:rsidRDefault="0000113B" w:rsidP="0000113B">
      <w:pPr>
        <w:pStyle w:val="CMDOutput"/>
      </w:pPr>
      <w:r>
        <w:t xml:space="preserve">  </w:t>
      </w:r>
      <w:r w:rsidR="00C4441F">
        <w:t>Tunnel set mode failed. p2mp tunnels cannot have a tunnel destination.</w:t>
      </w:r>
    </w:p>
    <w:p w14:paraId="233D3428" w14:textId="28C0EC3C" w:rsidR="002C48D5" w:rsidRDefault="00F57386" w:rsidP="002C48D5">
      <w:pPr>
        <w:pStyle w:val="SubStepAlpha"/>
      </w:pPr>
      <w:r>
        <w:t>Remove the tunnel destination configuration.</w:t>
      </w:r>
      <w:r w:rsidR="0000113B">
        <w:t xml:space="preserve"> You will see the interface go down and the EIGRP </w:t>
      </w:r>
      <w:r w:rsidR="00C71B3F">
        <w:t>adjacency</w:t>
      </w:r>
      <w:r w:rsidR="0000113B">
        <w:t xml:space="preserve"> with the h</w:t>
      </w:r>
      <w:r w:rsidR="00887337">
        <w:t>ub</w:t>
      </w:r>
      <w:r w:rsidR="0000113B">
        <w:t xml:space="preserve"> router be lost. Reconfigure the tunnel mode as </w:t>
      </w:r>
      <w:r w:rsidR="00C71B3F">
        <w:t>GRE</w:t>
      </w:r>
      <w:r w:rsidR="0000113B">
        <w:t xml:space="preserve"> multipoint. You will see the interface come back up and the EIGRP adjacency will be restored.</w:t>
      </w:r>
    </w:p>
    <w:p w14:paraId="06728A1C" w14:textId="2826E606" w:rsidR="00F57386" w:rsidRDefault="00F57386" w:rsidP="00F57386">
      <w:pPr>
        <w:pStyle w:val="CMD"/>
        <w:rPr>
          <w:b/>
          <w:bCs/>
        </w:rPr>
      </w:pPr>
      <w:r>
        <w:t xml:space="preserve">R2(config-if)# </w:t>
      </w:r>
      <w:r>
        <w:rPr>
          <w:b/>
          <w:bCs/>
        </w:rPr>
        <w:t>no tunnel destination</w:t>
      </w:r>
    </w:p>
    <w:p w14:paraId="1CAE9E83" w14:textId="77777777" w:rsidR="008416D7" w:rsidRDefault="008416D7" w:rsidP="00DE5200">
      <w:pPr>
        <w:pStyle w:val="CMDOutput"/>
      </w:pPr>
      <w:r>
        <w:t>*Mar 27 12:46:31.496: %LINEPROTO-5-UPDOWN: Line protocol on Interface Tunnel1, changed state to down</w:t>
      </w:r>
    </w:p>
    <w:p w14:paraId="508080CB" w14:textId="77777777" w:rsidR="008416D7" w:rsidRDefault="008416D7" w:rsidP="00DE5200">
      <w:pPr>
        <w:pStyle w:val="CMDOutput"/>
      </w:pPr>
      <w:r>
        <w:t>*Mar 27 12:46:31.499: %DUAL-5-NBRCHANGE: EIGRP-IPv4 68: Neighbor 100.100.100.1 (Tunnel1) is down: interface down</w:t>
      </w:r>
    </w:p>
    <w:p w14:paraId="4E8C6508" w14:textId="4574EF26" w:rsidR="0000113B" w:rsidRDefault="0000113B" w:rsidP="008416D7">
      <w:pPr>
        <w:pStyle w:val="CMD"/>
        <w:rPr>
          <w:b/>
          <w:bCs/>
        </w:rPr>
      </w:pPr>
      <w:r>
        <w:t xml:space="preserve">R2(config-if)# </w:t>
      </w:r>
      <w:r w:rsidRPr="00347B40">
        <w:rPr>
          <w:b/>
          <w:bCs/>
        </w:rPr>
        <w:t xml:space="preserve">tunnel mode </w:t>
      </w:r>
      <w:proofErr w:type="spellStart"/>
      <w:r w:rsidRPr="00347B40">
        <w:rPr>
          <w:b/>
          <w:bCs/>
        </w:rPr>
        <w:t>gre</w:t>
      </w:r>
      <w:proofErr w:type="spellEnd"/>
      <w:r w:rsidRPr="00347B40">
        <w:rPr>
          <w:b/>
          <w:bCs/>
        </w:rPr>
        <w:t xml:space="preserve"> multipoint</w:t>
      </w:r>
    </w:p>
    <w:p w14:paraId="0A513B0A" w14:textId="77777777" w:rsidR="00781753" w:rsidRPr="00781753" w:rsidRDefault="00781753" w:rsidP="00DE5200">
      <w:pPr>
        <w:pStyle w:val="CMDOutput"/>
      </w:pPr>
      <w:r w:rsidRPr="00781753">
        <w:t>*Mar 27 12:46:46.629: %LINEPROTO-5-UPDOWN: Line protocol on Interface Tunnel1, changed state to up</w:t>
      </w:r>
    </w:p>
    <w:p w14:paraId="30AB0512" w14:textId="655278F5" w:rsidR="0000113B" w:rsidRPr="0000113B" w:rsidRDefault="00781753">
      <w:pPr>
        <w:pStyle w:val="CMDOutput"/>
      </w:pPr>
      <w:r w:rsidRPr="00781753">
        <w:t>*Mar 27 12:46:48.008: %DUAL-5-NBRCHANGE: EIGRP-IPv4 68: Neighbor 100.100.100.1 (Tunnel1) is up: new adjacency</w:t>
      </w:r>
    </w:p>
    <w:p w14:paraId="17AFD431" w14:textId="77777777" w:rsidR="00E2503C" w:rsidRDefault="00E2503C" w:rsidP="00E2503C">
      <w:pPr>
        <w:pStyle w:val="ConfigWindow"/>
      </w:pPr>
      <w:bookmarkStart w:id="2" w:name="_Hlk35511215"/>
      <w:r>
        <w:t>Close configuration window</w:t>
      </w:r>
    </w:p>
    <w:bookmarkEnd w:id="2"/>
    <w:p w14:paraId="4CE13DDD" w14:textId="27F72AB8" w:rsidR="004D1F94" w:rsidRDefault="00F57386" w:rsidP="00DE5200">
      <w:pPr>
        <w:pStyle w:val="SubStepAlpha"/>
        <w:spacing w:before="0"/>
      </w:pPr>
      <w:r>
        <w:t>Repeat this process for the R3 tunnel interface.</w:t>
      </w:r>
      <w:r w:rsidR="00F508FB">
        <w:t xml:space="preserve"> At this point, </w:t>
      </w:r>
      <w:r w:rsidR="00781753">
        <w:t>you</w:t>
      </w:r>
      <w:r w:rsidR="00F508FB">
        <w:t xml:space="preserve"> have essentially configure</w:t>
      </w:r>
      <w:r w:rsidR="00081DC8">
        <w:t>d</w:t>
      </w:r>
      <w:r w:rsidR="00F508FB">
        <w:t xml:space="preserve"> DMVPN Phase 2.</w:t>
      </w:r>
      <w:r w:rsidR="00781753">
        <w:t xml:space="preserve"> You may want to verify the R1 can ping R2 and R3 loopbacks again.</w:t>
      </w:r>
    </w:p>
    <w:p w14:paraId="55C714A1" w14:textId="5BFEAAE4" w:rsidR="00C45521" w:rsidRDefault="00047762" w:rsidP="00DE5200">
      <w:pPr>
        <w:pStyle w:val="SubStepAlpha"/>
        <w:spacing w:after="0"/>
      </w:pPr>
      <w:r>
        <w:t xml:space="preserve">Verify the tunnel interface configuration </w:t>
      </w:r>
      <w:r w:rsidR="00781753">
        <w:t xml:space="preserve">is now using mGRE </w:t>
      </w:r>
      <w:r>
        <w:t xml:space="preserve">with the </w:t>
      </w:r>
      <w:r w:rsidRPr="00047762">
        <w:rPr>
          <w:b/>
          <w:bCs/>
        </w:rPr>
        <w:t xml:space="preserve">show interface tunnel </w:t>
      </w:r>
      <w:r w:rsidR="001C3AA0">
        <w:rPr>
          <w:b/>
          <w:bCs/>
        </w:rPr>
        <w:t>1</w:t>
      </w:r>
      <w:r>
        <w:t xml:space="preserve"> command.</w:t>
      </w:r>
    </w:p>
    <w:p w14:paraId="3F0A4A77" w14:textId="77777777" w:rsidR="00E2503C" w:rsidRDefault="00E2503C" w:rsidP="00E2503C">
      <w:pPr>
        <w:pStyle w:val="ConfigWindow"/>
      </w:pPr>
      <w:bookmarkStart w:id="3" w:name="_Hlk35607982"/>
      <w:r w:rsidRPr="00F85B72">
        <w:t>Open configuration window</w:t>
      </w:r>
    </w:p>
    <w:bookmarkEnd w:id="3"/>
    <w:p w14:paraId="567F2B18" w14:textId="32DC8DEB" w:rsidR="00DC0149" w:rsidRDefault="00DC0149" w:rsidP="00DC0149">
      <w:pPr>
        <w:pStyle w:val="CMD"/>
      </w:pPr>
      <w:r>
        <w:t xml:space="preserve">R3# </w:t>
      </w:r>
      <w:del w:id="4" w:author="Husain Abdulhadi Yaqoob Yusuf Ali" w:date="2026-05-21T16:08:00Z" w16du:dateUtc="2026-05-21T13:08:00Z">
        <w:r w:rsidRPr="00DC0149" w:rsidDel="00C66FEB">
          <w:rPr>
            <w:b/>
            <w:bCs/>
          </w:rPr>
          <w:delText>show interface tunnel 1</w:delText>
        </w:r>
        <w:r w:rsidR="00781753" w:rsidDel="00C66FEB">
          <w:rPr>
            <w:b/>
            <w:bCs/>
          </w:rPr>
          <w:delText xml:space="preserve"> | include Tunnel </w:delText>
        </w:r>
        <w:r w:rsidR="000C2785" w:rsidDel="00C66FEB">
          <w:rPr>
            <w:b/>
            <w:bCs/>
          </w:rPr>
          <w:delText>p</w:delText>
        </w:r>
        <w:r w:rsidR="00781753" w:rsidDel="00C66FEB">
          <w:rPr>
            <w:b/>
            <w:bCs/>
          </w:rPr>
          <w:delText>rotocol</w:delText>
        </w:r>
      </w:del>
    </w:p>
    <w:p w14:paraId="2E8FDE1F" w14:textId="77777777" w:rsidR="00DC0149" w:rsidRDefault="00DC0149" w:rsidP="00DC0149">
      <w:pPr>
        <w:pStyle w:val="CMDOutput"/>
      </w:pPr>
      <w:r>
        <w:t xml:space="preserve">  </w:t>
      </w:r>
      <w:r w:rsidRPr="00DC0149">
        <w:rPr>
          <w:highlight w:val="yellow"/>
        </w:rPr>
        <w:t>Tunnel protocol/transport multi-GRE/IP</w:t>
      </w:r>
    </w:p>
    <w:p w14:paraId="57D9E1F1" w14:textId="5339BEAD" w:rsidR="00E2503C" w:rsidRDefault="00E2503C" w:rsidP="00E2503C">
      <w:pPr>
        <w:pStyle w:val="ConfigWindow"/>
      </w:pPr>
      <w:bookmarkStart w:id="5" w:name="_Hlk35607931"/>
      <w:r>
        <w:t>Close configuration window</w:t>
      </w:r>
    </w:p>
    <w:bookmarkEnd w:id="5"/>
    <w:p w14:paraId="24BE3058" w14:textId="39BDBABC" w:rsidR="00781753" w:rsidRDefault="00781753" w:rsidP="00DE5200">
      <w:pPr>
        <w:pStyle w:val="Heading3"/>
        <w:spacing w:before="120"/>
      </w:pPr>
      <w:r>
        <w:t>Modify the configuration on the spoke routers to enable NHRP routing shortcuts.</w:t>
      </w:r>
    </w:p>
    <w:p w14:paraId="6954D9A6" w14:textId="5DA88333" w:rsidR="000B376C" w:rsidRDefault="000B376C" w:rsidP="00DE5200">
      <w:pPr>
        <w:pStyle w:val="BodyTextL25"/>
        <w:spacing w:after="0"/>
      </w:pPr>
      <w:r>
        <w:t>Configure the spoke router interfaces</w:t>
      </w:r>
      <w:r w:rsidR="00E934E9">
        <w:t xml:space="preserve"> </w:t>
      </w:r>
      <w:r>
        <w:t>on R2 and R3 to enable NHRP to add spoke networks as next hops in the EIGRP routing table. The hub router will send NHRP redirect messages to the spoke</w:t>
      </w:r>
      <w:r w:rsidR="00E934E9">
        <w:t>s</w:t>
      </w:r>
      <w:r>
        <w:t>. NHRP uses information in the redirect messages to manipulate the EIGRP routing table</w:t>
      </w:r>
      <w:r w:rsidR="00652C82">
        <w:t xml:space="preserve"> and create the next hop shortcuts</w:t>
      </w:r>
      <w:r>
        <w:t>.</w:t>
      </w:r>
    </w:p>
    <w:p w14:paraId="427B4387" w14:textId="77777777" w:rsidR="00081DC8" w:rsidRDefault="00081DC8" w:rsidP="00081DC8">
      <w:pPr>
        <w:pStyle w:val="ConfigWindow"/>
      </w:pPr>
      <w:r w:rsidRPr="00F85B72">
        <w:t>Open configuration window</w:t>
      </w:r>
    </w:p>
    <w:p w14:paraId="27BAB504" w14:textId="29485B8B" w:rsidR="000B376C" w:rsidRDefault="000B376C" w:rsidP="000B376C">
      <w:pPr>
        <w:pStyle w:val="CMD"/>
      </w:pPr>
      <w:r>
        <w:t xml:space="preserve">R2(config)# </w:t>
      </w:r>
      <w:r w:rsidRPr="00E934E9">
        <w:rPr>
          <w:b/>
          <w:bCs/>
        </w:rPr>
        <w:t>interface tunnel 1</w:t>
      </w:r>
    </w:p>
    <w:p w14:paraId="57ECBB9C" w14:textId="5B18352E" w:rsidR="000B376C" w:rsidRDefault="000B376C" w:rsidP="00DE5200">
      <w:pPr>
        <w:pStyle w:val="CMD"/>
        <w:spacing w:after="0"/>
        <w:rPr>
          <w:b/>
          <w:bCs/>
        </w:rPr>
      </w:pPr>
      <w:r>
        <w:t>R2(config-i</w:t>
      </w:r>
      <w:r w:rsidR="00781753">
        <w:t>f</w:t>
      </w:r>
      <w:r>
        <w:t xml:space="preserve">)# </w:t>
      </w:r>
      <w:r w:rsidRPr="00E934E9">
        <w:rPr>
          <w:b/>
          <w:bCs/>
        </w:rPr>
        <w:t>ip nhrp shortcut</w:t>
      </w:r>
    </w:p>
    <w:p w14:paraId="0ED686AB" w14:textId="6CCCC8D7" w:rsidR="00FD398C" w:rsidRDefault="00FD398C" w:rsidP="00FD398C">
      <w:pPr>
        <w:pStyle w:val="ConfigWindow"/>
      </w:pPr>
      <w:r>
        <w:t>Close</w:t>
      </w:r>
      <w:r w:rsidRPr="00F85B72">
        <w:t xml:space="preserve"> configuration window</w:t>
      </w:r>
    </w:p>
    <w:p w14:paraId="56F907D1" w14:textId="77777777" w:rsidR="00FD398C" w:rsidRDefault="00FD398C" w:rsidP="00FD398C">
      <w:pPr>
        <w:pStyle w:val="ConfigWindow"/>
      </w:pPr>
      <w:r w:rsidRPr="00F85B72">
        <w:t>Open configuration window</w:t>
      </w:r>
    </w:p>
    <w:p w14:paraId="01ED0600" w14:textId="365C544E" w:rsidR="00652C82" w:rsidRDefault="00652C82" w:rsidP="00DE5200">
      <w:pPr>
        <w:pStyle w:val="CMD"/>
        <w:spacing w:before="0"/>
      </w:pPr>
      <w:r>
        <w:t xml:space="preserve">R3(config)# </w:t>
      </w:r>
      <w:r w:rsidRPr="00E934E9">
        <w:rPr>
          <w:b/>
          <w:bCs/>
        </w:rPr>
        <w:t>interface tunnel 1</w:t>
      </w:r>
    </w:p>
    <w:p w14:paraId="7D0BE27C" w14:textId="4ABD12BB" w:rsidR="00652C82" w:rsidRPr="000B376C" w:rsidRDefault="00652C82" w:rsidP="00652C82">
      <w:pPr>
        <w:pStyle w:val="CMD"/>
      </w:pPr>
      <w:r>
        <w:t>R3(config-i</w:t>
      </w:r>
      <w:r w:rsidR="00781753">
        <w:t>f</w:t>
      </w:r>
      <w:r>
        <w:t xml:space="preserve">)# </w:t>
      </w:r>
      <w:r w:rsidRPr="00E934E9">
        <w:rPr>
          <w:b/>
          <w:bCs/>
        </w:rPr>
        <w:t>ip nhrp shortcut</w:t>
      </w:r>
    </w:p>
    <w:p w14:paraId="0E0B37CD" w14:textId="77777777" w:rsidR="00081DC8" w:rsidRDefault="00081DC8" w:rsidP="00081DC8">
      <w:pPr>
        <w:pStyle w:val="ConfigWindow"/>
      </w:pPr>
      <w:r>
        <w:t>Close configuration window</w:t>
      </w:r>
    </w:p>
    <w:p w14:paraId="67D2A345" w14:textId="528474C9" w:rsidR="001E3F50" w:rsidRDefault="001E3F50" w:rsidP="00DE5200">
      <w:pPr>
        <w:pStyle w:val="Heading3"/>
        <w:spacing w:before="120"/>
      </w:pPr>
      <w:r>
        <w:t xml:space="preserve">Modify the configuration of hub router </w:t>
      </w:r>
      <w:r w:rsidR="00781753">
        <w:t>to send NHRP redirect messages</w:t>
      </w:r>
      <w:r>
        <w:t>.</w:t>
      </w:r>
    </w:p>
    <w:p w14:paraId="524BA4E0" w14:textId="0DDA5D46" w:rsidR="001E3F50" w:rsidRDefault="000B376C" w:rsidP="00DE5200">
      <w:pPr>
        <w:pStyle w:val="BodyTextL25"/>
        <w:spacing w:after="0"/>
      </w:pPr>
      <w:r>
        <w:t>The Tunnel 1 interface of the hub router needs to be configured to send NHRP redirect messages to the spokes when it detects spoke-to-spoke traffic.</w:t>
      </w:r>
      <w:r w:rsidR="0095708B">
        <w:t xml:space="preserve"> Issue the </w:t>
      </w:r>
      <w:r w:rsidR="0095708B" w:rsidRPr="00DE5200">
        <w:rPr>
          <w:b/>
          <w:bCs/>
        </w:rPr>
        <w:t>ip nhrp redirect</w:t>
      </w:r>
      <w:r w:rsidR="0095708B">
        <w:t xml:space="preserve"> command on R1.</w:t>
      </w:r>
    </w:p>
    <w:p w14:paraId="61CA4340" w14:textId="77777777" w:rsidR="00081DC8" w:rsidRDefault="00081DC8" w:rsidP="00081DC8">
      <w:pPr>
        <w:pStyle w:val="ConfigWindow"/>
      </w:pPr>
      <w:r w:rsidRPr="00F85B72">
        <w:t>Open configuration window</w:t>
      </w:r>
    </w:p>
    <w:p w14:paraId="0BAC3651" w14:textId="48760FE8" w:rsidR="001E3F50" w:rsidRDefault="0095708B" w:rsidP="0095708B">
      <w:pPr>
        <w:pStyle w:val="CMD"/>
      </w:pPr>
      <w:r>
        <w:t xml:space="preserve">R1(config)# </w:t>
      </w:r>
      <w:r w:rsidRPr="0095708B">
        <w:rPr>
          <w:b/>
          <w:bCs/>
        </w:rPr>
        <w:t>interface tunnel 1</w:t>
      </w:r>
    </w:p>
    <w:p w14:paraId="744D152A" w14:textId="12EAADEF" w:rsidR="0095708B" w:rsidRDefault="0095708B" w:rsidP="0095708B">
      <w:pPr>
        <w:pStyle w:val="CMD"/>
        <w:rPr>
          <w:b/>
          <w:bCs/>
        </w:rPr>
      </w:pPr>
      <w:r>
        <w:t>R1(config</w:t>
      </w:r>
      <w:r w:rsidR="00781753">
        <w:t>-if</w:t>
      </w:r>
      <w:r>
        <w:t xml:space="preserve">)# </w:t>
      </w:r>
      <w:r w:rsidRPr="0095708B">
        <w:rPr>
          <w:b/>
          <w:bCs/>
        </w:rPr>
        <w:t>ip nhrp redirect</w:t>
      </w:r>
    </w:p>
    <w:p w14:paraId="1CDDB48C" w14:textId="77777777" w:rsidR="00081DC8" w:rsidRDefault="00081DC8" w:rsidP="00081DC8">
      <w:pPr>
        <w:pStyle w:val="ConfigWindow"/>
      </w:pPr>
      <w:r>
        <w:t>Close configuration window</w:t>
      </w:r>
    </w:p>
    <w:p w14:paraId="4A7CC095" w14:textId="3E812F97" w:rsidR="001E3F50" w:rsidRDefault="001E3F50" w:rsidP="00DE5200">
      <w:pPr>
        <w:pStyle w:val="Heading2"/>
        <w:spacing w:before="120"/>
      </w:pPr>
      <w:r>
        <w:lastRenderedPageBreak/>
        <w:t>Verify DMVPN Phase 3</w:t>
      </w:r>
    </w:p>
    <w:p w14:paraId="61C63C8D" w14:textId="02C76D14" w:rsidR="00781753" w:rsidRPr="002362A7" w:rsidRDefault="008245CA" w:rsidP="00DE5200">
      <w:pPr>
        <w:pStyle w:val="BodyTextL25"/>
      </w:pPr>
      <w:r>
        <w:t>Now that DMVPN Phase 3 is complete, you can test dynamic spoke-to-spoke tunnel creation.</w:t>
      </w:r>
    </w:p>
    <w:p w14:paraId="57FB146D" w14:textId="2DD77477" w:rsidR="00F20B3A" w:rsidRPr="00F20B3A" w:rsidRDefault="00F20B3A" w:rsidP="00F20B3A">
      <w:pPr>
        <w:pStyle w:val="Heading3"/>
      </w:pPr>
      <w:r>
        <w:t>Observe dynamic tunnel creation.</w:t>
      </w:r>
    </w:p>
    <w:p w14:paraId="782C7F48" w14:textId="616AD332" w:rsidR="00E256E1" w:rsidRDefault="0095708B" w:rsidP="00DE5200">
      <w:pPr>
        <w:pStyle w:val="SubStepAlpha"/>
        <w:spacing w:after="0"/>
      </w:pPr>
      <w:r>
        <w:t>Return to R2. Initiate a traceroute to the simulated LAN interface on R3. The path will pass through R1 as it does in DMVPN Phase 1.</w:t>
      </w:r>
    </w:p>
    <w:p w14:paraId="1FB44456" w14:textId="77777777" w:rsidR="00081DC8" w:rsidRDefault="00081DC8" w:rsidP="00081DC8">
      <w:pPr>
        <w:pStyle w:val="ConfigWindow"/>
      </w:pPr>
      <w:r w:rsidRPr="00F85B72">
        <w:t>Open configuration window</w:t>
      </w:r>
    </w:p>
    <w:p w14:paraId="14D4C1B7" w14:textId="24167D65" w:rsidR="0095708B" w:rsidRDefault="0095708B" w:rsidP="0095708B">
      <w:pPr>
        <w:pStyle w:val="CMD"/>
      </w:pPr>
      <w:r>
        <w:t xml:space="preserve">R2# </w:t>
      </w:r>
      <w:r w:rsidRPr="0095708B">
        <w:rPr>
          <w:b/>
          <w:bCs/>
        </w:rPr>
        <w:t>traceroute 172.16.3.1</w:t>
      </w:r>
    </w:p>
    <w:p w14:paraId="41185888" w14:textId="77777777" w:rsidR="0095708B" w:rsidRDefault="0095708B" w:rsidP="0095708B">
      <w:pPr>
        <w:pStyle w:val="CMD"/>
      </w:pPr>
      <w:r>
        <w:t>Type escape sequence to abort.</w:t>
      </w:r>
    </w:p>
    <w:p w14:paraId="5E092515" w14:textId="77777777" w:rsidR="0095708B" w:rsidRDefault="0095708B" w:rsidP="0095708B">
      <w:pPr>
        <w:pStyle w:val="CMD"/>
      </w:pPr>
      <w:r>
        <w:t>Tracing the route to 172.16.3.1</w:t>
      </w:r>
    </w:p>
    <w:p w14:paraId="1FE08201" w14:textId="77777777" w:rsidR="0095708B" w:rsidRDefault="0095708B" w:rsidP="0095708B">
      <w:pPr>
        <w:pStyle w:val="CMD"/>
      </w:pPr>
      <w:r>
        <w:t>VRF info: (vrf in name/id, vrf out name/id)</w:t>
      </w:r>
    </w:p>
    <w:p w14:paraId="02E81F02" w14:textId="77777777" w:rsidR="0095708B" w:rsidRDefault="0095708B" w:rsidP="0095708B">
      <w:pPr>
        <w:pStyle w:val="CMD"/>
      </w:pPr>
      <w:r>
        <w:t xml:space="preserve">  1 </w:t>
      </w:r>
      <w:r w:rsidRPr="00652C82">
        <w:rPr>
          <w:highlight w:val="yellow"/>
        </w:rPr>
        <w:t>100.100.100.1</w:t>
      </w:r>
      <w:r>
        <w:t xml:space="preserve"> 1 msec 1 msec 1 msec</w:t>
      </w:r>
    </w:p>
    <w:p w14:paraId="7C30A993" w14:textId="6D9B1CAF" w:rsidR="0095708B" w:rsidRDefault="0095708B" w:rsidP="0095708B">
      <w:pPr>
        <w:pStyle w:val="CMD"/>
      </w:pPr>
      <w:r>
        <w:t xml:space="preserve">  2 100.100.100.3 1 msec *  2 msec</w:t>
      </w:r>
    </w:p>
    <w:p w14:paraId="42471A6F" w14:textId="61AE6025" w:rsidR="0095708B" w:rsidRDefault="0095708B" w:rsidP="0095708B">
      <w:pPr>
        <w:pStyle w:val="SubStepAlpha"/>
      </w:pPr>
      <w:r>
        <w:t>Issue the traceroute command again. You will now see that R1 has enabled direct spoke-to-spoke communication between R2 and R3.</w:t>
      </w:r>
      <w:r w:rsidR="00084596">
        <w:t xml:space="preserve"> This tunnel will expire after ten minutes by default. The tunnel dynamically reopens after data is sent to the spoke router again.</w:t>
      </w:r>
    </w:p>
    <w:p w14:paraId="0BD87308" w14:textId="1AC75F2E" w:rsidR="0095708B" w:rsidRDefault="0095708B" w:rsidP="0095708B">
      <w:pPr>
        <w:pStyle w:val="CMD"/>
      </w:pPr>
      <w:r>
        <w:t xml:space="preserve">R2# </w:t>
      </w:r>
      <w:r w:rsidRPr="0095708B">
        <w:rPr>
          <w:b/>
          <w:bCs/>
        </w:rPr>
        <w:t>traceroute 172.16.3.1</w:t>
      </w:r>
    </w:p>
    <w:p w14:paraId="09C1B03C" w14:textId="77777777" w:rsidR="0095708B" w:rsidRDefault="0095708B" w:rsidP="0095708B">
      <w:pPr>
        <w:pStyle w:val="CMD"/>
      </w:pPr>
      <w:r>
        <w:t>Type escape sequence to abort.</w:t>
      </w:r>
    </w:p>
    <w:p w14:paraId="6692955B" w14:textId="77777777" w:rsidR="0095708B" w:rsidRDefault="0095708B" w:rsidP="0095708B">
      <w:pPr>
        <w:pStyle w:val="CMD"/>
      </w:pPr>
      <w:r>
        <w:t>Tracing the route to 172.16.3.1</w:t>
      </w:r>
    </w:p>
    <w:p w14:paraId="2078C0AB" w14:textId="77777777" w:rsidR="0095708B" w:rsidRDefault="0095708B" w:rsidP="0095708B">
      <w:pPr>
        <w:pStyle w:val="CMD"/>
      </w:pPr>
      <w:r>
        <w:t>VRF info: (vrf in name/id, vrf out name/id)</w:t>
      </w:r>
    </w:p>
    <w:p w14:paraId="53841638" w14:textId="77777777" w:rsidR="0095708B" w:rsidRDefault="0095708B" w:rsidP="0095708B">
      <w:pPr>
        <w:pStyle w:val="CMD"/>
      </w:pPr>
      <w:r>
        <w:t xml:space="preserve">  1 </w:t>
      </w:r>
      <w:r w:rsidRPr="00652C82">
        <w:rPr>
          <w:highlight w:val="yellow"/>
        </w:rPr>
        <w:t>100.100.100.3</w:t>
      </w:r>
      <w:r>
        <w:t xml:space="preserve"> 1 msec *  1 msec</w:t>
      </w:r>
    </w:p>
    <w:p w14:paraId="1C441AA8" w14:textId="6E825E3F" w:rsidR="00081DC8" w:rsidRDefault="00081DC8" w:rsidP="00081DC8">
      <w:pPr>
        <w:pStyle w:val="ConfigWindow"/>
      </w:pPr>
      <w:bookmarkStart w:id="6" w:name="_Hlk35609620"/>
      <w:r>
        <w:t>Close configuration window</w:t>
      </w:r>
    </w:p>
    <w:p w14:paraId="1A667633" w14:textId="0951E1D3" w:rsidR="00397AB8" w:rsidRPr="002362A7" w:rsidRDefault="00397AB8" w:rsidP="00DE5200">
      <w:pPr>
        <w:pStyle w:val="SubStepAlpha"/>
        <w:spacing w:before="0"/>
      </w:pPr>
      <w:r>
        <w:t>Repeat the traceroute commands on R3 to 172.16.2.1.</w:t>
      </w:r>
    </w:p>
    <w:bookmarkEnd w:id="6"/>
    <w:p w14:paraId="1BAD05DB" w14:textId="61A6C01F" w:rsidR="00F20B3A" w:rsidRDefault="00F20B3A" w:rsidP="00F20B3A">
      <w:pPr>
        <w:pStyle w:val="Heading3"/>
      </w:pPr>
      <w:r>
        <w:t>View the routing table.</w:t>
      </w:r>
    </w:p>
    <w:p w14:paraId="31CBA458" w14:textId="7B5B42D4" w:rsidR="0095708B" w:rsidRDefault="0095708B" w:rsidP="00DE5200">
      <w:pPr>
        <w:pStyle w:val="SubStepAlpha"/>
        <w:spacing w:after="0"/>
      </w:pPr>
      <w:r>
        <w:t>On R2, issue the command</w:t>
      </w:r>
      <w:r w:rsidR="00907ABD">
        <w:t xml:space="preserve"> to view the EIGRP routes that are </w:t>
      </w:r>
      <w:r w:rsidR="002362A7">
        <w:t xml:space="preserve">in the </w:t>
      </w:r>
      <w:r w:rsidR="00907ABD">
        <w:t>routing table</w:t>
      </w:r>
      <w:r>
        <w:t xml:space="preserve">. Compare this routing table with the DMVPN Phase 1 routing from earlier in this lab. You should see that EIGRP shows the next hop interface </w:t>
      </w:r>
      <w:r w:rsidR="00603AB4">
        <w:t xml:space="preserve">to the 172.16.3.0 network </w:t>
      </w:r>
      <w:r>
        <w:t xml:space="preserve">to be the </w:t>
      </w:r>
      <w:r w:rsidR="00907ABD">
        <w:t xml:space="preserve">unchanged. However, the route is flagged with </w:t>
      </w:r>
      <w:r w:rsidR="00084596" w:rsidRPr="00603AB4">
        <w:rPr>
          <w:b/>
          <w:bCs/>
        </w:rPr>
        <w:t>%</w:t>
      </w:r>
      <w:r w:rsidR="00084596">
        <w:t xml:space="preserve"> indicating that NHRP is has overridden the next hop entry with its own value. </w:t>
      </w:r>
      <w:r w:rsidR="00603AB4">
        <w:t>Also notice that an NHRP route now appears in the routing table. This route indicates that the tunnel interface for R3 is considered to be directly connected by NHRP.</w:t>
      </w:r>
    </w:p>
    <w:p w14:paraId="5C6F1DE0" w14:textId="77777777" w:rsidR="00081DC8" w:rsidRDefault="00081DC8" w:rsidP="00081DC8">
      <w:pPr>
        <w:pStyle w:val="ConfigWindow"/>
      </w:pPr>
      <w:r w:rsidRPr="00F85B72">
        <w:t>Open configuration window</w:t>
      </w:r>
    </w:p>
    <w:p w14:paraId="0A3ED937" w14:textId="7E23CAEB" w:rsidR="00907ABD" w:rsidRDefault="00907ABD" w:rsidP="00907ABD">
      <w:pPr>
        <w:pStyle w:val="CMD"/>
      </w:pPr>
      <w:r>
        <w:t xml:space="preserve">R2# </w:t>
      </w:r>
      <w:r w:rsidRPr="00907ABD">
        <w:rPr>
          <w:b/>
          <w:bCs/>
        </w:rPr>
        <w:t>show ip route</w:t>
      </w:r>
    </w:p>
    <w:p w14:paraId="68AE5C81" w14:textId="77777777" w:rsidR="00084596" w:rsidRDefault="00084596" w:rsidP="00084596">
      <w:pPr>
        <w:pStyle w:val="CMDOutput"/>
      </w:pPr>
      <w:r>
        <w:t>Codes: L - local, C - connected, S - static, R - RIP, M - mobile, B - BGP</w:t>
      </w:r>
    </w:p>
    <w:p w14:paraId="041FBB00" w14:textId="77777777" w:rsidR="00084596" w:rsidRDefault="00084596" w:rsidP="00084596">
      <w:pPr>
        <w:pStyle w:val="CMDOutput"/>
      </w:pPr>
      <w:r>
        <w:t xml:space="preserve">       D - EIGRP, EX - EIGRP external, O - OSPF, IA - OSPF inter area</w:t>
      </w:r>
    </w:p>
    <w:p w14:paraId="5055A553" w14:textId="77777777" w:rsidR="00084596" w:rsidRDefault="00084596" w:rsidP="00084596">
      <w:pPr>
        <w:pStyle w:val="CMDOutput"/>
      </w:pPr>
      <w:r>
        <w:t xml:space="preserve">       N1 - OSPF NSSA external type 1, N2 - OSPF NSSA external type 2</w:t>
      </w:r>
    </w:p>
    <w:p w14:paraId="00B42F15" w14:textId="77777777" w:rsidR="00084596" w:rsidRDefault="00084596" w:rsidP="00084596">
      <w:pPr>
        <w:pStyle w:val="CMDOutput"/>
      </w:pPr>
      <w:r>
        <w:t xml:space="preserve">       E1 - OSPF external type 1, E2 - OSPF external type 2</w:t>
      </w:r>
    </w:p>
    <w:p w14:paraId="1B7EE883" w14:textId="77777777" w:rsidR="00084596" w:rsidRDefault="00084596" w:rsidP="00084596">
      <w:pPr>
        <w:pStyle w:val="CMDOutput"/>
      </w:pPr>
      <w:r>
        <w:t xml:space="preserve">       i - IS-IS, su - IS-IS summary, L1 - IS-IS level-1, L2 - IS-IS level-2</w:t>
      </w:r>
    </w:p>
    <w:p w14:paraId="6EAA9FB0" w14:textId="77777777" w:rsidR="00084596" w:rsidRDefault="00084596" w:rsidP="00084596">
      <w:pPr>
        <w:pStyle w:val="CMDOutput"/>
      </w:pPr>
      <w:r>
        <w:t xml:space="preserve">       </w:t>
      </w:r>
      <w:proofErr w:type="spellStart"/>
      <w:r>
        <w:t>ia</w:t>
      </w:r>
      <w:proofErr w:type="spellEnd"/>
      <w:r>
        <w:t xml:space="preserve"> - IS-IS inter area, * - candidate default, U - per-user static route</w:t>
      </w:r>
    </w:p>
    <w:p w14:paraId="22BD0DD3" w14:textId="77777777" w:rsidR="00084596" w:rsidRDefault="00084596" w:rsidP="00084596">
      <w:pPr>
        <w:pStyle w:val="CMDOutput"/>
      </w:pPr>
      <w:r>
        <w:t xml:space="preserve">       o - ODR, P - periodic downloaded static route, </w:t>
      </w:r>
      <w:r w:rsidRPr="00603AB4">
        <w:rPr>
          <w:highlight w:val="yellow"/>
        </w:rPr>
        <w:t>H - NHRP</w:t>
      </w:r>
      <w:r>
        <w:t>, l - LISP</w:t>
      </w:r>
    </w:p>
    <w:p w14:paraId="49C822A8" w14:textId="77777777" w:rsidR="00084596" w:rsidRDefault="00084596" w:rsidP="00084596">
      <w:pPr>
        <w:pStyle w:val="CMDOutput"/>
      </w:pPr>
      <w:r>
        <w:t xml:space="preserve">       a - application route</w:t>
      </w:r>
    </w:p>
    <w:p w14:paraId="1DE65A0E" w14:textId="77777777" w:rsidR="00084596" w:rsidRDefault="00084596" w:rsidP="00084596">
      <w:pPr>
        <w:pStyle w:val="CMDOutput"/>
      </w:pPr>
      <w:r>
        <w:t xml:space="preserve">       + - replicated route, </w:t>
      </w:r>
      <w:r w:rsidRPr="00084596">
        <w:rPr>
          <w:highlight w:val="yellow"/>
        </w:rPr>
        <w:t>% - next hop override</w:t>
      </w:r>
      <w:r>
        <w:t xml:space="preserve">, p - overrides from </w:t>
      </w:r>
      <w:proofErr w:type="spellStart"/>
      <w:r>
        <w:t>PfR</w:t>
      </w:r>
      <w:proofErr w:type="spellEnd"/>
    </w:p>
    <w:p w14:paraId="29198874" w14:textId="77777777" w:rsidR="00084596" w:rsidRDefault="00084596" w:rsidP="00084596">
      <w:pPr>
        <w:pStyle w:val="CMDOutput"/>
      </w:pPr>
    </w:p>
    <w:p w14:paraId="53949AEA" w14:textId="77777777" w:rsidR="00084596" w:rsidRDefault="00084596" w:rsidP="00084596">
      <w:pPr>
        <w:pStyle w:val="CMDOutput"/>
      </w:pPr>
      <w:r>
        <w:t>Gateway of last resort is not set</w:t>
      </w:r>
    </w:p>
    <w:p w14:paraId="0707D582" w14:textId="77777777" w:rsidR="00084596" w:rsidRDefault="00084596" w:rsidP="00084596">
      <w:pPr>
        <w:pStyle w:val="CMDOutput"/>
      </w:pPr>
    </w:p>
    <w:p w14:paraId="52968F2D" w14:textId="77777777" w:rsidR="00084596" w:rsidRDefault="00084596" w:rsidP="00084596">
      <w:pPr>
        <w:pStyle w:val="CMDOutput"/>
      </w:pPr>
      <w:r>
        <w:t xml:space="preserve">      100.0.0.0/8 is variably </w:t>
      </w:r>
      <w:proofErr w:type="spellStart"/>
      <w:r>
        <w:t>subnetted</w:t>
      </w:r>
      <w:proofErr w:type="spellEnd"/>
      <w:r>
        <w:t>, 3 subnets, 2 masks</w:t>
      </w:r>
    </w:p>
    <w:p w14:paraId="74FF9EF7" w14:textId="77777777" w:rsidR="00084596" w:rsidRDefault="00084596" w:rsidP="00084596">
      <w:pPr>
        <w:pStyle w:val="CMDOutput"/>
      </w:pPr>
      <w:r>
        <w:t>C        100.100.100.0/29 is directly connected, Tunnel1</w:t>
      </w:r>
    </w:p>
    <w:p w14:paraId="0D825FF9" w14:textId="77777777" w:rsidR="00084596" w:rsidRDefault="00084596" w:rsidP="00084596">
      <w:pPr>
        <w:pStyle w:val="CMDOutput"/>
      </w:pPr>
      <w:r>
        <w:t>L        100.100.100.2/32 is directly connected, Tunnel1</w:t>
      </w:r>
    </w:p>
    <w:p w14:paraId="5DA878D8" w14:textId="77777777" w:rsidR="00084596" w:rsidRDefault="00084596" w:rsidP="00084596">
      <w:pPr>
        <w:pStyle w:val="CMDOutput"/>
      </w:pPr>
      <w:r w:rsidRPr="00BE7716">
        <w:rPr>
          <w:highlight w:val="yellow"/>
        </w:rPr>
        <w:t>H        100.100.100.3/32 is directly connected, 00:03:53, Tunnel1</w:t>
      </w:r>
    </w:p>
    <w:p w14:paraId="2330E8D0" w14:textId="77777777" w:rsidR="00084596" w:rsidRDefault="00084596" w:rsidP="00084596">
      <w:pPr>
        <w:pStyle w:val="CMDOutput"/>
      </w:pPr>
      <w:r>
        <w:t xml:space="preserve">      172.16.0.0/16 is variably </w:t>
      </w:r>
      <w:proofErr w:type="spellStart"/>
      <w:r>
        <w:t>subnetted</w:t>
      </w:r>
      <w:proofErr w:type="spellEnd"/>
      <w:r>
        <w:t>, 3 subnets, 2 masks</w:t>
      </w:r>
    </w:p>
    <w:p w14:paraId="26602E15" w14:textId="77777777" w:rsidR="00084596" w:rsidRDefault="00084596" w:rsidP="00084596">
      <w:pPr>
        <w:pStyle w:val="CMDOutput"/>
      </w:pPr>
      <w:r>
        <w:lastRenderedPageBreak/>
        <w:t>C        172.16.2.0/24 is directly connected, Loopback1</w:t>
      </w:r>
    </w:p>
    <w:p w14:paraId="52D4B026" w14:textId="77777777" w:rsidR="00084596" w:rsidRDefault="00084596" w:rsidP="00084596">
      <w:pPr>
        <w:pStyle w:val="CMDOutput"/>
      </w:pPr>
      <w:r>
        <w:t>L        172.16.2.1/32 is directly connected, Loopback1</w:t>
      </w:r>
    </w:p>
    <w:p w14:paraId="44767773" w14:textId="77777777" w:rsidR="00084596" w:rsidRDefault="00084596" w:rsidP="00084596">
      <w:pPr>
        <w:pStyle w:val="CMDOutput"/>
      </w:pPr>
      <w:r w:rsidRPr="00084596">
        <w:rPr>
          <w:highlight w:val="yellow"/>
        </w:rPr>
        <w:t>D   %    172.16.3.0/24 [90/102400640] via 100.100.100.1, 02:53:00, Tunnel1</w:t>
      </w:r>
    </w:p>
    <w:p w14:paraId="0FD141DC" w14:textId="77777777" w:rsidR="00084596" w:rsidRDefault="00084596" w:rsidP="00084596">
      <w:pPr>
        <w:pStyle w:val="CMDOutput"/>
      </w:pPr>
      <w:r>
        <w:t xml:space="preserve">      192.0.2.0/30 is </w:t>
      </w:r>
      <w:proofErr w:type="spellStart"/>
      <w:r>
        <w:t>subnetted</w:t>
      </w:r>
      <w:proofErr w:type="spellEnd"/>
      <w:r>
        <w:t>, 1 subnets</w:t>
      </w:r>
    </w:p>
    <w:p w14:paraId="69D8488C" w14:textId="5A8CF0B2" w:rsidR="00084596" w:rsidRDefault="00084596" w:rsidP="00084596">
      <w:pPr>
        <w:pStyle w:val="CMDOutput"/>
      </w:pPr>
      <w:r>
        <w:t xml:space="preserve">D        192.0.2.0 [90/15360] via 198.51.100.1, 03:38:15, </w:t>
      </w:r>
      <w:r w:rsidR="0031145B">
        <w:t>Ethernet0/1</w:t>
      </w:r>
    </w:p>
    <w:p w14:paraId="29640278" w14:textId="77777777" w:rsidR="00084596" w:rsidRDefault="00084596" w:rsidP="00084596">
      <w:pPr>
        <w:pStyle w:val="CMDOutput"/>
      </w:pPr>
      <w:r>
        <w:t xml:space="preserve">      192.168.2.0/24 is variably </w:t>
      </w:r>
      <w:proofErr w:type="spellStart"/>
      <w:r>
        <w:t>subnetted</w:t>
      </w:r>
      <w:proofErr w:type="spellEnd"/>
      <w:r>
        <w:t>, 2 subnets, 2 masks</w:t>
      </w:r>
    </w:p>
    <w:p w14:paraId="7CBF86BD" w14:textId="77777777" w:rsidR="00084596" w:rsidRDefault="00084596" w:rsidP="00084596">
      <w:pPr>
        <w:pStyle w:val="CMDOutput"/>
      </w:pPr>
      <w:r>
        <w:t>C        192.168.2.0/24 is directly connected, Loopback0</w:t>
      </w:r>
    </w:p>
    <w:p w14:paraId="5AA0F5FF" w14:textId="77777777" w:rsidR="00084596" w:rsidRDefault="00084596" w:rsidP="00084596">
      <w:pPr>
        <w:pStyle w:val="CMDOutput"/>
      </w:pPr>
      <w:r>
        <w:t>L        192.168.2.1/32 is directly connected, Loopback0</w:t>
      </w:r>
    </w:p>
    <w:p w14:paraId="6C0A22DB" w14:textId="77777777" w:rsidR="00084596" w:rsidRDefault="00084596" w:rsidP="00084596">
      <w:pPr>
        <w:pStyle w:val="CMDOutput"/>
      </w:pPr>
      <w:r>
        <w:t>D     192.168.3.0/24</w:t>
      </w:r>
    </w:p>
    <w:p w14:paraId="5BE828FD" w14:textId="3C7645BD" w:rsidR="00084596" w:rsidRDefault="00084596" w:rsidP="00084596">
      <w:pPr>
        <w:pStyle w:val="CMDOutput"/>
      </w:pPr>
      <w:r>
        <w:t xml:space="preserve">           [90/16000] via 198.51.100.1, 03:38:15, </w:t>
      </w:r>
      <w:r w:rsidR="0031145B">
        <w:t>Ethernet0/1</w:t>
      </w:r>
    </w:p>
    <w:p w14:paraId="74794E72" w14:textId="77777777" w:rsidR="00084596" w:rsidRDefault="00084596" w:rsidP="00084596">
      <w:pPr>
        <w:pStyle w:val="CMDOutput"/>
      </w:pPr>
      <w:r>
        <w:t xml:space="preserve">      198.51.100.0/24 is variably </w:t>
      </w:r>
      <w:proofErr w:type="spellStart"/>
      <w:r>
        <w:t>subnetted</w:t>
      </w:r>
      <w:proofErr w:type="spellEnd"/>
      <w:r>
        <w:t>, 2 subnets, 2 masks</w:t>
      </w:r>
    </w:p>
    <w:p w14:paraId="6CC351C4" w14:textId="4489154C" w:rsidR="00084596" w:rsidRDefault="00084596" w:rsidP="00084596">
      <w:pPr>
        <w:pStyle w:val="CMDOutput"/>
      </w:pPr>
      <w:r>
        <w:t xml:space="preserve">C        198.51.100.0/30 is directly connected, </w:t>
      </w:r>
      <w:r w:rsidR="0031145B">
        <w:t>Ethernet0/1</w:t>
      </w:r>
    </w:p>
    <w:p w14:paraId="1C24AAD7" w14:textId="4EDABCEC" w:rsidR="00084596" w:rsidRDefault="00084596" w:rsidP="00084596">
      <w:pPr>
        <w:pStyle w:val="CMDOutput"/>
      </w:pPr>
      <w:r>
        <w:t xml:space="preserve">L        198.51.100.2/32 is directly connected, </w:t>
      </w:r>
      <w:r w:rsidR="0031145B">
        <w:t>Ethernet0/1</w:t>
      </w:r>
    </w:p>
    <w:p w14:paraId="45BABD77" w14:textId="77777777" w:rsidR="00084596" w:rsidRDefault="00084596" w:rsidP="00084596">
      <w:pPr>
        <w:pStyle w:val="CMDOutput"/>
      </w:pPr>
      <w:r>
        <w:t xml:space="preserve">      203.0.113.0/30 is </w:t>
      </w:r>
      <w:proofErr w:type="spellStart"/>
      <w:r>
        <w:t>subnetted</w:t>
      </w:r>
      <w:proofErr w:type="spellEnd"/>
      <w:r>
        <w:t>, 1 subnets</w:t>
      </w:r>
    </w:p>
    <w:p w14:paraId="28036363" w14:textId="77777777" w:rsidR="00084596" w:rsidRDefault="00084596" w:rsidP="00084596">
      <w:pPr>
        <w:pStyle w:val="CMDOutput"/>
      </w:pPr>
      <w:r>
        <w:t>D        203.0.113.0</w:t>
      </w:r>
    </w:p>
    <w:p w14:paraId="3B8A2E46" w14:textId="6B987519" w:rsidR="00907ABD" w:rsidRDefault="00084596" w:rsidP="00084596">
      <w:pPr>
        <w:pStyle w:val="CMDOutput"/>
      </w:pPr>
      <w:r>
        <w:t xml:space="preserve">           [90/15360] via 198.51.100.1, 03:38:15, </w:t>
      </w:r>
      <w:r w:rsidR="0031145B">
        <w:t>Ethernet0/1</w:t>
      </w:r>
    </w:p>
    <w:p w14:paraId="6A6681DE" w14:textId="2DD9FF3B" w:rsidR="006C3DCA" w:rsidRDefault="00084596" w:rsidP="00084596">
      <w:pPr>
        <w:pStyle w:val="SubStepAlpha"/>
      </w:pPr>
      <w:r w:rsidRPr="00084596">
        <w:t>View the</w:t>
      </w:r>
      <w:r>
        <w:t xml:space="preserve"> value that is actually used for the next hop address. It is marked with NHO for next hop override. This indicates that the next hop </w:t>
      </w:r>
      <w:r w:rsidR="00603AB4">
        <w:t xml:space="preserve">to 172.16.3.0 </w:t>
      </w:r>
      <w:r>
        <w:t>is R3 through the spoke-to-spoke tunnel.</w:t>
      </w:r>
    </w:p>
    <w:p w14:paraId="50D8CDD2" w14:textId="1E6FA9B6" w:rsidR="006C3DCA" w:rsidRDefault="006C3DCA" w:rsidP="006C3DCA">
      <w:pPr>
        <w:pStyle w:val="CMD"/>
      </w:pPr>
      <w:r>
        <w:t xml:space="preserve">R2# </w:t>
      </w:r>
      <w:r w:rsidRPr="006C3DCA">
        <w:rPr>
          <w:b/>
          <w:bCs/>
        </w:rPr>
        <w:t>show ip route next-hop-override | begin Gateway</w:t>
      </w:r>
    </w:p>
    <w:p w14:paraId="285CBFD1" w14:textId="77777777" w:rsidR="006C3DCA" w:rsidRDefault="006C3DCA" w:rsidP="006C3DCA">
      <w:pPr>
        <w:pStyle w:val="CMDOutput"/>
      </w:pPr>
      <w:r>
        <w:t>Gateway of last resort is not set</w:t>
      </w:r>
    </w:p>
    <w:p w14:paraId="09377631" w14:textId="77777777" w:rsidR="006C3DCA" w:rsidRDefault="006C3DCA" w:rsidP="006C3DCA">
      <w:pPr>
        <w:pStyle w:val="CMDOutput"/>
      </w:pPr>
    </w:p>
    <w:p w14:paraId="2FBDF14C" w14:textId="77777777" w:rsidR="006C3DCA" w:rsidRDefault="006C3DCA" w:rsidP="006C3DCA">
      <w:pPr>
        <w:pStyle w:val="CMDOutput"/>
      </w:pPr>
      <w:r>
        <w:t xml:space="preserve">      100.0.0.0/8 is variably </w:t>
      </w:r>
      <w:proofErr w:type="spellStart"/>
      <w:r>
        <w:t>subnetted</w:t>
      </w:r>
      <w:proofErr w:type="spellEnd"/>
      <w:r>
        <w:t>, 3 subnets, 2 masks</w:t>
      </w:r>
    </w:p>
    <w:p w14:paraId="24DEACA1" w14:textId="77777777" w:rsidR="006C3DCA" w:rsidRDefault="006C3DCA" w:rsidP="006C3DCA">
      <w:pPr>
        <w:pStyle w:val="CMDOutput"/>
      </w:pPr>
      <w:r>
        <w:t>C        100.100.100.0/29 is directly connected, Tunnel1</w:t>
      </w:r>
    </w:p>
    <w:p w14:paraId="0D9162ED" w14:textId="77777777" w:rsidR="006C3DCA" w:rsidRDefault="006C3DCA" w:rsidP="006C3DCA">
      <w:pPr>
        <w:pStyle w:val="CMDOutput"/>
      </w:pPr>
      <w:r>
        <w:t>L        100.100.100.2/32 is directly connected, Tunnel1</w:t>
      </w:r>
    </w:p>
    <w:p w14:paraId="1D8CC7AF" w14:textId="77777777" w:rsidR="006C3DCA" w:rsidRDefault="006C3DCA" w:rsidP="006C3DCA">
      <w:pPr>
        <w:pStyle w:val="CMDOutput"/>
      </w:pPr>
      <w:r>
        <w:t>H        100.100.100.3/32 is directly connected, 00:17:39, Tunnel1</w:t>
      </w:r>
    </w:p>
    <w:p w14:paraId="3CD55725" w14:textId="77777777" w:rsidR="006C3DCA" w:rsidRDefault="006C3DCA" w:rsidP="006C3DCA">
      <w:pPr>
        <w:pStyle w:val="CMDOutput"/>
      </w:pPr>
      <w:r>
        <w:t xml:space="preserve">      172.16.0.0/16 is variably </w:t>
      </w:r>
      <w:proofErr w:type="spellStart"/>
      <w:r>
        <w:t>subnetted</w:t>
      </w:r>
      <w:proofErr w:type="spellEnd"/>
      <w:r>
        <w:t>, 3 subnets, 2 masks</w:t>
      </w:r>
    </w:p>
    <w:p w14:paraId="5F7D06B9" w14:textId="77777777" w:rsidR="006C3DCA" w:rsidRDefault="006C3DCA" w:rsidP="006C3DCA">
      <w:pPr>
        <w:pStyle w:val="CMDOutput"/>
      </w:pPr>
      <w:r>
        <w:t>C        172.16.2.0/24 is directly connected, Loopback1</w:t>
      </w:r>
    </w:p>
    <w:p w14:paraId="5A77D0B4" w14:textId="77777777" w:rsidR="006C3DCA" w:rsidRDefault="006C3DCA" w:rsidP="006C3DCA">
      <w:pPr>
        <w:pStyle w:val="CMDOutput"/>
      </w:pPr>
      <w:r>
        <w:t>L        172.16.2.1/32 is directly connected, Loopback1</w:t>
      </w:r>
    </w:p>
    <w:p w14:paraId="418E8001" w14:textId="77777777" w:rsidR="006C3DCA" w:rsidRDefault="006C3DCA" w:rsidP="006C3DCA">
      <w:pPr>
        <w:pStyle w:val="CMDOutput"/>
      </w:pPr>
      <w:r>
        <w:t>D   %    172.16.3.0/24 [90/102400640] via 100.100.100.1, 00:17:41, Tunnel1</w:t>
      </w:r>
    </w:p>
    <w:p w14:paraId="12D16E73" w14:textId="77777777" w:rsidR="006C3DCA" w:rsidRDefault="006C3DCA" w:rsidP="006C3DCA">
      <w:pPr>
        <w:pStyle w:val="CMDOutput"/>
      </w:pPr>
      <w:r>
        <w:t xml:space="preserve">                       </w:t>
      </w:r>
      <w:r w:rsidRPr="006C3DCA">
        <w:rPr>
          <w:highlight w:val="yellow"/>
        </w:rPr>
        <w:t>[NHO][90/255] via 100.100.100.3, 00:17:39, Tunnel1</w:t>
      </w:r>
    </w:p>
    <w:p w14:paraId="0786DB37" w14:textId="77777777" w:rsidR="006C3DCA" w:rsidRDefault="006C3DCA" w:rsidP="006C3DCA">
      <w:pPr>
        <w:pStyle w:val="CMDOutput"/>
      </w:pPr>
      <w:r>
        <w:t xml:space="preserve">      192.0.2.0/30 is </w:t>
      </w:r>
      <w:proofErr w:type="spellStart"/>
      <w:r>
        <w:t>subnetted</w:t>
      </w:r>
      <w:proofErr w:type="spellEnd"/>
      <w:r>
        <w:t>, 1 subnets</w:t>
      </w:r>
    </w:p>
    <w:p w14:paraId="5B94919D" w14:textId="14FCCD05" w:rsidR="006C3DCA" w:rsidRDefault="006C3DCA" w:rsidP="006C3DCA">
      <w:pPr>
        <w:pStyle w:val="CMDOutput"/>
      </w:pPr>
      <w:r>
        <w:t xml:space="preserve">D        192.0.2.0 [90/15360] via 198.51.100.1, 01:02:56, </w:t>
      </w:r>
      <w:r w:rsidR="0031145B">
        <w:t>Ethernet0/1</w:t>
      </w:r>
    </w:p>
    <w:p w14:paraId="6DA31C8F" w14:textId="77777777" w:rsidR="006C3DCA" w:rsidRDefault="006C3DCA" w:rsidP="006C3DCA">
      <w:pPr>
        <w:pStyle w:val="CMDOutput"/>
      </w:pPr>
      <w:r>
        <w:t xml:space="preserve">      192.168.2.0/24 is variably </w:t>
      </w:r>
      <w:proofErr w:type="spellStart"/>
      <w:r>
        <w:t>subnetted</w:t>
      </w:r>
      <w:proofErr w:type="spellEnd"/>
      <w:r>
        <w:t>, 2 subnets, 2 masks</w:t>
      </w:r>
    </w:p>
    <w:p w14:paraId="258B82B3" w14:textId="77777777" w:rsidR="006C3DCA" w:rsidRDefault="006C3DCA" w:rsidP="006C3DCA">
      <w:pPr>
        <w:pStyle w:val="CMDOutput"/>
      </w:pPr>
      <w:r>
        <w:t>C        192.168.2.0/24 is directly connected, Loopback0</w:t>
      </w:r>
    </w:p>
    <w:p w14:paraId="7421E477" w14:textId="77777777" w:rsidR="006C3DCA" w:rsidRDefault="006C3DCA" w:rsidP="006C3DCA">
      <w:pPr>
        <w:pStyle w:val="CMDOutput"/>
      </w:pPr>
      <w:r>
        <w:t>L        192.168.2.1/32 is directly connected, Loopback0</w:t>
      </w:r>
    </w:p>
    <w:p w14:paraId="5346A875" w14:textId="77777777" w:rsidR="006C3DCA" w:rsidRDefault="006C3DCA" w:rsidP="006C3DCA">
      <w:pPr>
        <w:pStyle w:val="CMDOutput"/>
      </w:pPr>
      <w:r>
        <w:t>D     192.168.3.0/24</w:t>
      </w:r>
    </w:p>
    <w:p w14:paraId="58B97AD3" w14:textId="6230D01A" w:rsidR="006C3DCA" w:rsidRDefault="006C3DCA" w:rsidP="006C3DCA">
      <w:pPr>
        <w:pStyle w:val="CMDOutput"/>
      </w:pPr>
      <w:r>
        <w:t xml:space="preserve">           [90/16000] via 198.51.100.1, 01:02:56, </w:t>
      </w:r>
      <w:r w:rsidR="0031145B">
        <w:t>Ethernet0/1</w:t>
      </w:r>
    </w:p>
    <w:p w14:paraId="5EA9E730" w14:textId="77777777" w:rsidR="006C3DCA" w:rsidRDefault="006C3DCA" w:rsidP="006C3DCA">
      <w:pPr>
        <w:pStyle w:val="CMDOutput"/>
      </w:pPr>
      <w:r>
        <w:t xml:space="preserve">      198.51.100.0/24 is variably </w:t>
      </w:r>
      <w:proofErr w:type="spellStart"/>
      <w:r>
        <w:t>subnetted</w:t>
      </w:r>
      <w:proofErr w:type="spellEnd"/>
      <w:r>
        <w:t>, 2 subnets, 2 masks</w:t>
      </w:r>
    </w:p>
    <w:p w14:paraId="371703EA" w14:textId="0F6073E1" w:rsidR="006C3DCA" w:rsidRDefault="006C3DCA" w:rsidP="006C3DCA">
      <w:pPr>
        <w:pStyle w:val="CMDOutput"/>
      </w:pPr>
      <w:r>
        <w:t xml:space="preserve">C        198.51.100.0/30 is directly connected, </w:t>
      </w:r>
      <w:r w:rsidR="0031145B">
        <w:t>Ethernet0/1</w:t>
      </w:r>
    </w:p>
    <w:p w14:paraId="08FDFBEE" w14:textId="7961570F" w:rsidR="006C3DCA" w:rsidRDefault="006C3DCA" w:rsidP="006C3DCA">
      <w:pPr>
        <w:pStyle w:val="CMDOutput"/>
      </w:pPr>
      <w:r>
        <w:t xml:space="preserve">L        198.51.100.2/32 is directly connected, </w:t>
      </w:r>
      <w:r w:rsidR="0031145B">
        <w:t>Ethernet0/1</w:t>
      </w:r>
    </w:p>
    <w:p w14:paraId="12B69DB9" w14:textId="77777777" w:rsidR="006C3DCA" w:rsidRDefault="006C3DCA" w:rsidP="006C3DCA">
      <w:pPr>
        <w:pStyle w:val="CMDOutput"/>
      </w:pPr>
      <w:r>
        <w:t xml:space="preserve">      203.0.113.0/30 is </w:t>
      </w:r>
      <w:proofErr w:type="spellStart"/>
      <w:r>
        <w:t>subnetted</w:t>
      </w:r>
      <w:proofErr w:type="spellEnd"/>
      <w:r>
        <w:t>, 1 subnets</w:t>
      </w:r>
    </w:p>
    <w:p w14:paraId="02CD87E5" w14:textId="77777777" w:rsidR="006C3DCA" w:rsidRDefault="006C3DCA" w:rsidP="006C3DCA">
      <w:pPr>
        <w:pStyle w:val="CMDOutput"/>
      </w:pPr>
      <w:r>
        <w:t>D        203.0.113.0</w:t>
      </w:r>
    </w:p>
    <w:p w14:paraId="3530FB74" w14:textId="17C06742" w:rsidR="006C3DCA" w:rsidRDefault="006C3DCA" w:rsidP="006C3DCA">
      <w:pPr>
        <w:pStyle w:val="CMDOutput"/>
      </w:pPr>
      <w:r>
        <w:t xml:space="preserve">           [90/15360] via 198.51.100.1, 01:02:56, </w:t>
      </w:r>
      <w:r w:rsidR="0031145B">
        <w:t>Ethernet0/1</w:t>
      </w:r>
    </w:p>
    <w:p w14:paraId="3F86018D" w14:textId="691D1353" w:rsidR="00F20B3A" w:rsidRDefault="00F20B3A" w:rsidP="00F20B3A">
      <w:pPr>
        <w:pStyle w:val="Heading3"/>
      </w:pPr>
      <w:r>
        <w:t>Verify the DMVPN</w:t>
      </w:r>
    </w:p>
    <w:p w14:paraId="1B7B33D7" w14:textId="3716FFA6" w:rsidR="00F20B3A" w:rsidRDefault="00F20B3A" w:rsidP="001B22EA">
      <w:pPr>
        <w:pStyle w:val="SubStepAlpha"/>
      </w:pPr>
      <w:r>
        <w:t>View the DMVPN information with the spoke-to-spoke tunnel open.</w:t>
      </w:r>
      <w:r w:rsidR="00651938">
        <w:t xml:space="preserve"> The first entry in the table is the static tunnel between R2 and the hub router. The DLX flag indicates that the entry is the local</w:t>
      </w:r>
      <w:r w:rsidR="009A3847">
        <w:t xml:space="preserve"> network</w:t>
      </w:r>
      <w:r w:rsidR="00651938">
        <w:t xml:space="preserve">. The DT1 entry is the </w:t>
      </w:r>
      <w:r w:rsidR="007D2EE7">
        <w:t xml:space="preserve">route through the overlay network, and </w:t>
      </w:r>
      <w:r w:rsidR="009A3847">
        <w:t xml:space="preserve">the </w:t>
      </w:r>
      <w:r w:rsidR="007D2EE7">
        <w:t xml:space="preserve">DT2 entry </w:t>
      </w:r>
      <w:r w:rsidR="00B45C0F">
        <w:t>the next hop override to the target network.</w:t>
      </w:r>
      <w:r w:rsidR="00560126">
        <w:t xml:space="preserve"> If the spoke-to-spoke tunnel has closed, generate traffic to reopen it with traceroute.</w:t>
      </w:r>
    </w:p>
    <w:p w14:paraId="05A1BF87" w14:textId="443C9CDF" w:rsidR="00F20B3A" w:rsidRDefault="00F20B3A" w:rsidP="00F20B3A">
      <w:pPr>
        <w:pStyle w:val="CMD"/>
      </w:pPr>
      <w:r>
        <w:lastRenderedPageBreak/>
        <w:t xml:space="preserve">R2# </w:t>
      </w:r>
      <w:r w:rsidRPr="00F20B3A">
        <w:rPr>
          <w:b/>
          <w:bCs/>
        </w:rPr>
        <w:t xml:space="preserve">show </w:t>
      </w:r>
      <w:proofErr w:type="spellStart"/>
      <w:r w:rsidRPr="00F20B3A">
        <w:rPr>
          <w:b/>
          <w:bCs/>
        </w:rPr>
        <w:t>dmvpn</w:t>
      </w:r>
      <w:proofErr w:type="spellEnd"/>
      <w:r w:rsidRPr="00F20B3A">
        <w:rPr>
          <w:b/>
          <w:bCs/>
        </w:rPr>
        <w:t xml:space="preserve"> detail</w:t>
      </w:r>
    </w:p>
    <w:p w14:paraId="293D5052" w14:textId="77777777" w:rsidR="00F20B3A" w:rsidRDefault="00F20B3A" w:rsidP="00F20B3A">
      <w:pPr>
        <w:pStyle w:val="CMDOutput"/>
      </w:pPr>
      <w:r>
        <w:t xml:space="preserve">Legend: </w:t>
      </w:r>
      <w:proofErr w:type="spellStart"/>
      <w:r>
        <w:t>Attrb</w:t>
      </w:r>
      <w:proofErr w:type="spellEnd"/>
      <w:r>
        <w:t xml:space="preserve"> --&gt; S - Static, D - Dynamic, I - Incomplete</w:t>
      </w:r>
    </w:p>
    <w:p w14:paraId="303F2F0F" w14:textId="77777777" w:rsidR="00F20B3A" w:rsidRDefault="00F20B3A" w:rsidP="00F20B3A">
      <w:pPr>
        <w:pStyle w:val="CMDOutput"/>
      </w:pPr>
      <w:r>
        <w:t xml:space="preserve">        N - NATed, L - Local, X - No Socket</w:t>
      </w:r>
    </w:p>
    <w:p w14:paraId="02FD210E" w14:textId="77777777" w:rsidR="00F20B3A" w:rsidRDefault="00F20B3A" w:rsidP="00F20B3A">
      <w:pPr>
        <w:pStyle w:val="CMDOutput"/>
      </w:pPr>
      <w:r>
        <w:t xml:space="preserve">        </w:t>
      </w:r>
      <w:r w:rsidRPr="00651938">
        <w:rPr>
          <w:highlight w:val="yellow"/>
        </w:rPr>
        <w:t xml:space="preserve">T1 - Route Installed, T2 - </w:t>
      </w:r>
      <w:proofErr w:type="spellStart"/>
      <w:r w:rsidRPr="00651938">
        <w:rPr>
          <w:highlight w:val="yellow"/>
        </w:rPr>
        <w:t>Nexthop</w:t>
      </w:r>
      <w:proofErr w:type="spellEnd"/>
      <w:r w:rsidRPr="00651938">
        <w:rPr>
          <w:highlight w:val="yellow"/>
        </w:rPr>
        <w:t>-override</w:t>
      </w:r>
    </w:p>
    <w:p w14:paraId="43E9B7F4" w14:textId="77777777" w:rsidR="00F20B3A" w:rsidRDefault="00F20B3A" w:rsidP="00F20B3A">
      <w:pPr>
        <w:pStyle w:val="CMDOutput"/>
      </w:pPr>
      <w:r>
        <w:t xml:space="preserve">        C - CTS Capable, I2 - Temporary</w:t>
      </w:r>
    </w:p>
    <w:p w14:paraId="7842E960" w14:textId="77777777" w:rsidR="00F20B3A" w:rsidRDefault="00F20B3A" w:rsidP="00F20B3A">
      <w:pPr>
        <w:pStyle w:val="CMDOutput"/>
      </w:pPr>
      <w:r>
        <w:t xml:space="preserve">        # Ent --&gt; Number of NHRP entries with same NBMA peer</w:t>
      </w:r>
    </w:p>
    <w:p w14:paraId="3A0001A2" w14:textId="77777777" w:rsidR="00F20B3A" w:rsidRDefault="00F20B3A" w:rsidP="00F20B3A">
      <w:pPr>
        <w:pStyle w:val="CMDOutput"/>
      </w:pPr>
      <w:r>
        <w:t xml:space="preserve">        NHS Status: E --&gt; Expecting Replies, R --&gt; Responding, W --&gt; Waiting</w:t>
      </w:r>
    </w:p>
    <w:p w14:paraId="2D4B8423" w14:textId="77777777" w:rsidR="00F20B3A" w:rsidRDefault="00F20B3A" w:rsidP="00F20B3A">
      <w:pPr>
        <w:pStyle w:val="CMDOutput"/>
      </w:pPr>
      <w:r>
        <w:t xml:space="preserve">        </w:t>
      </w:r>
      <w:proofErr w:type="spellStart"/>
      <w:r>
        <w:t>UpDn</w:t>
      </w:r>
      <w:proofErr w:type="spellEnd"/>
      <w:r>
        <w:t xml:space="preserve"> Time --&gt; Up or Down Time for a Tunnel</w:t>
      </w:r>
    </w:p>
    <w:p w14:paraId="4518F5DA" w14:textId="77777777" w:rsidR="00F20B3A" w:rsidRDefault="00F20B3A" w:rsidP="00F20B3A">
      <w:pPr>
        <w:pStyle w:val="CMDOutput"/>
      </w:pPr>
      <w:r>
        <w:t>==========================================================================</w:t>
      </w:r>
    </w:p>
    <w:p w14:paraId="335EE97F" w14:textId="77777777" w:rsidR="00F20B3A" w:rsidRDefault="00F20B3A" w:rsidP="00F20B3A">
      <w:pPr>
        <w:pStyle w:val="CMDOutput"/>
      </w:pPr>
      <w:r>
        <w:t xml:space="preserve">Interface Tunnel1 is up/up, </w:t>
      </w:r>
      <w:proofErr w:type="spellStart"/>
      <w:r>
        <w:t>Addr</w:t>
      </w:r>
      <w:proofErr w:type="spellEnd"/>
      <w:r>
        <w:t>. is 100.100.100.2, VRF ""</w:t>
      </w:r>
    </w:p>
    <w:p w14:paraId="5B307CEF" w14:textId="77777777" w:rsidR="00F20B3A" w:rsidRDefault="00F20B3A" w:rsidP="00F20B3A">
      <w:pPr>
        <w:pStyle w:val="CMDOutput"/>
      </w:pPr>
      <w:r>
        <w:t xml:space="preserve">   Tunnel </w:t>
      </w:r>
      <w:proofErr w:type="spellStart"/>
      <w:r>
        <w:t>Src</w:t>
      </w:r>
      <w:proofErr w:type="spellEnd"/>
      <w:r>
        <w:t xml:space="preserve">./Dest. </w:t>
      </w:r>
      <w:proofErr w:type="spellStart"/>
      <w:r>
        <w:t>addr</w:t>
      </w:r>
      <w:proofErr w:type="spellEnd"/>
      <w:r>
        <w:t>: 192.168.2.1/Multipoint, Tunnel VRF ""</w:t>
      </w:r>
    </w:p>
    <w:p w14:paraId="6E35C7D2" w14:textId="77777777" w:rsidR="00F20B3A" w:rsidRDefault="00F20B3A" w:rsidP="00F20B3A">
      <w:pPr>
        <w:pStyle w:val="CMDOutput"/>
      </w:pPr>
      <w:r>
        <w:t xml:space="preserve">   Protocol/Transport: "multi-GRE/IP", Protect ""</w:t>
      </w:r>
    </w:p>
    <w:p w14:paraId="203FABD1" w14:textId="77777777" w:rsidR="00F20B3A" w:rsidRDefault="00F20B3A" w:rsidP="00F20B3A">
      <w:pPr>
        <w:pStyle w:val="CMDOutput"/>
      </w:pPr>
      <w:r>
        <w:t xml:space="preserve">   Interface State Control: Disabled</w:t>
      </w:r>
    </w:p>
    <w:p w14:paraId="45AF3363" w14:textId="77777777" w:rsidR="00F20B3A" w:rsidRDefault="00F20B3A" w:rsidP="00F20B3A">
      <w:pPr>
        <w:pStyle w:val="CMDOutput"/>
      </w:pPr>
      <w:r>
        <w:t xml:space="preserve">   nhrp event-publisher : Disabled</w:t>
      </w:r>
    </w:p>
    <w:p w14:paraId="6D533B39" w14:textId="77777777" w:rsidR="00F20B3A" w:rsidRDefault="00F20B3A" w:rsidP="00F20B3A">
      <w:pPr>
        <w:pStyle w:val="CMDOutput"/>
      </w:pPr>
    </w:p>
    <w:p w14:paraId="2D13E6E1" w14:textId="77777777" w:rsidR="00F20B3A" w:rsidRDefault="00F20B3A" w:rsidP="00F20B3A">
      <w:pPr>
        <w:pStyle w:val="CMDOutput"/>
      </w:pPr>
      <w:r>
        <w:t>IPv4 NHS:</w:t>
      </w:r>
    </w:p>
    <w:p w14:paraId="6F8D123D" w14:textId="77777777" w:rsidR="00F20B3A" w:rsidRDefault="00F20B3A" w:rsidP="00F20B3A">
      <w:pPr>
        <w:pStyle w:val="CMDOutput"/>
      </w:pPr>
      <w:r>
        <w:t>100.100.100.1  RE priority = 0 cluster = 0</w:t>
      </w:r>
    </w:p>
    <w:p w14:paraId="12019976" w14:textId="77777777" w:rsidR="00F20B3A" w:rsidRDefault="00F20B3A" w:rsidP="00F20B3A">
      <w:pPr>
        <w:pStyle w:val="CMDOutput"/>
      </w:pPr>
      <w:proofErr w:type="spellStart"/>
      <w:r>
        <w:t>Type:Spoke</w:t>
      </w:r>
      <w:proofErr w:type="spellEnd"/>
      <w:r>
        <w:t>, Total NBMA Peers (v4/v6): 3</w:t>
      </w:r>
    </w:p>
    <w:p w14:paraId="6268FB8A" w14:textId="77777777" w:rsidR="00F20B3A" w:rsidRDefault="00F20B3A" w:rsidP="00F20B3A">
      <w:pPr>
        <w:pStyle w:val="CMDOutput"/>
      </w:pPr>
    </w:p>
    <w:p w14:paraId="7086B565" w14:textId="77777777" w:rsidR="00F20B3A" w:rsidRDefault="00F20B3A" w:rsidP="00F20B3A">
      <w:pPr>
        <w:pStyle w:val="CMDOutput"/>
      </w:pPr>
      <w:r>
        <w:t xml:space="preserve"># Ent  Peer NBMA </w:t>
      </w:r>
      <w:proofErr w:type="spellStart"/>
      <w:r>
        <w:t>Addr</w:t>
      </w:r>
      <w:proofErr w:type="spellEnd"/>
      <w:r>
        <w:t xml:space="preserve"> Peer Tunnel Add State  </w:t>
      </w:r>
      <w:proofErr w:type="spellStart"/>
      <w:r>
        <w:t>UpDn</w:t>
      </w:r>
      <w:proofErr w:type="spellEnd"/>
      <w:r>
        <w:t xml:space="preserve"> Tm </w:t>
      </w:r>
      <w:proofErr w:type="spellStart"/>
      <w:r>
        <w:t>Attrb</w:t>
      </w:r>
      <w:proofErr w:type="spellEnd"/>
      <w:r>
        <w:t xml:space="preserve">    Target Network</w:t>
      </w:r>
    </w:p>
    <w:p w14:paraId="7AE9E2D7" w14:textId="77777777" w:rsidR="00F20B3A" w:rsidRDefault="00F20B3A" w:rsidP="00F20B3A">
      <w:pPr>
        <w:pStyle w:val="CMDOutput"/>
      </w:pPr>
      <w:r>
        <w:t>----- --------------- --------------- ----- -------- ----- -----------------</w:t>
      </w:r>
    </w:p>
    <w:p w14:paraId="79B05BBF" w14:textId="77777777" w:rsidR="00F20B3A" w:rsidRDefault="00F20B3A" w:rsidP="00F20B3A">
      <w:pPr>
        <w:pStyle w:val="CMDOutput"/>
      </w:pPr>
      <w:r>
        <w:t xml:space="preserve">    1 192.0.2.1         100.100.100.1    UP 03:22:47     S   100.100.100.1/32</w:t>
      </w:r>
    </w:p>
    <w:p w14:paraId="7DBCA226" w14:textId="77777777" w:rsidR="00F20B3A" w:rsidRDefault="00F20B3A" w:rsidP="00F20B3A">
      <w:pPr>
        <w:pStyle w:val="CMDOutput"/>
      </w:pPr>
      <w:r>
        <w:t xml:space="preserve">    1 192.168.2.1       100.100.100.2    UP 00:01:36   </w:t>
      </w:r>
      <w:r w:rsidRPr="00651938">
        <w:t>DLX</w:t>
      </w:r>
      <w:r>
        <w:t xml:space="preserve">   100.100.100.2/32</w:t>
      </w:r>
    </w:p>
    <w:p w14:paraId="48A57E12" w14:textId="77777777" w:rsidR="00F20B3A" w:rsidRDefault="00F20B3A" w:rsidP="00F20B3A">
      <w:pPr>
        <w:pStyle w:val="CMDOutput"/>
      </w:pPr>
      <w:r>
        <w:t xml:space="preserve">    2 192.168.3.1       100.100.100.3    UP 00:01:36   </w:t>
      </w:r>
      <w:r w:rsidRPr="00651938">
        <w:rPr>
          <w:highlight w:val="yellow"/>
        </w:rPr>
        <w:t>DT1   100.100.100.3/32</w:t>
      </w:r>
    </w:p>
    <w:p w14:paraId="0FE25288" w14:textId="77777777" w:rsidR="00F20B3A" w:rsidRDefault="00F20B3A" w:rsidP="00F20B3A">
      <w:pPr>
        <w:pStyle w:val="CMDOutput"/>
      </w:pPr>
      <w:r>
        <w:t xml:space="preserve">      192.168.3.1       100.100.100.3    UP 00:01:36   </w:t>
      </w:r>
      <w:r w:rsidRPr="00651938">
        <w:rPr>
          <w:highlight w:val="yellow"/>
        </w:rPr>
        <w:t>DT2      172.16.3.0/24</w:t>
      </w:r>
    </w:p>
    <w:p w14:paraId="7884E4A6" w14:textId="77777777" w:rsidR="00F20B3A" w:rsidRDefault="00F20B3A" w:rsidP="00F20B3A">
      <w:pPr>
        <w:pStyle w:val="CMDOutput"/>
      </w:pPr>
    </w:p>
    <w:p w14:paraId="1D44ABD1" w14:textId="77777777" w:rsidR="00F20B3A" w:rsidRDefault="00F20B3A" w:rsidP="00F20B3A">
      <w:pPr>
        <w:pStyle w:val="CMDOutput"/>
      </w:pPr>
    </w:p>
    <w:p w14:paraId="6E803FF9" w14:textId="77777777" w:rsidR="00F20B3A" w:rsidRDefault="00F20B3A" w:rsidP="00F20B3A">
      <w:pPr>
        <w:pStyle w:val="CMDOutput"/>
      </w:pPr>
      <w:r>
        <w:t>Crypto Session Details:</w:t>
      </w:r>
    </w:p>
    <w:p w14:paraId="4923257F" w14:textId="77777777" w:rsidR="00F20B3A" w:rsidRDefault="00F20B3A" w:rsidP="00F20B3A">
      <w:pPr>
        <w:pStyle w:val="CMDOutput"/>
      </w:pPr>
      <w:r>
        <w:t>--------------------------------------------------------------------------------</w:t>
      </w:r>
    </w:p>
    <w:p w14:paraId="646264A8" w14:textId="77777777" w:rsidR="00F20B3A" w:rsidRDefault="00F20B3A" w:rsidP="00F20B3A">
      <w:pPr>
        <w:pStyle w:val="CMDOutput"/>
      </w:pPr>
    </w:p>
    <w:p w14:paraId="2DBC73F9" w14:textId="77777777" w:rsidR="00F20B3A" w:rsidRDefault="00F20B3A" w:rsidP="00F20B3A">
      <w:pPr>
        <w:pStyle w:val="CMDOutput"/>
      </w:pPr>
      <w:r>
        <w:t>Pending DMVPN Sessions:</w:t>
      </w:r>
    </w:p>
    <w:p w14:paraId="3880273D" w14:textId="77777777" w:rsidR="00BE2927" w:rsidRDefault="00BE2927" w:rsidP="00BE2927">
      <w:pPr>
        <w:pStyle w:val="ConfigWindow"/>
      </w:pPr>
      <w:r>
        <w:t>Close configuration window</w:t>
      </w:r>
    </w:p>
    <w:p w14:paraId="276E5636" w14:textId="0D324223" w:rsidR="00B45C0F" w:rsidRDefault="001B22EA" w:rsidP="00DE5200">
      <w:pPr>
        <w:pStyle w:val="SubStepAlpha"/>
        <w:spacing w:before="0"/>
      </w:pPr>
      <w:r>
        <w:t xml:space="preserve">Repeat this command on </w:t>
      </w:r>
      <w:r w:rsidR="00397AB8">
        <w:t>R3</w:t>
      </w:r>
      <w:r>
        <w:t>.</w:t>
      </w:r>
    </w:p>
    <w:p w14:paraId="2293EDB2" w14:textId="176BF184" w:rsidR="00B45C0F" w:rsidRDefault="001B22EA" w:rsidP="001B22EA">
      <w:pPr>
        <w:pStyle w:val="Heading3"/>
      </w:pPr>
      <w:r>
        <w:t>View NHRP Mappings</w:t>
      </w:r>
    </w:p>
    <w:p w14:paraId="32C6AAC3" w14:textId="05DE87AA" w:rsidR="00397AB8" w:rsidRDefault="00397AB8" w:rsidP="00DE5200">
      <w:pPr>
        <w:pStyle w:val="BodyTextL25"/>
      </w:pPr>
      <w:r w:rsidRPr="00DE5200">
        <w:rPr>
          <w:b/>
          <w:bCs/>
        </w:rPr>
        <w:t>Note</w:t>
      </w:r>
      <w:r>
        <w:t>: If it has been more than 10 minutes since you completed your traceroutes, repeat them now to re-establish the spoke-to-spoke tunnels.</w:t>
      </w:r>
    </w:p>
    <w:p w14:paraId="44D5A4E4" w14:textId="5C1FEF7C" w:rsidR="00395816" w:rsidRDefault="00397AB8" w:rsidP="001B22EA">
      <w:pPr>
        <w:pStyle w:val="SubStepAlpha"/>
      </w:pPr>
      <w:r>
        <w:t>On R2 and R3, i</w:t>
      </w:r>
      <w:r w:rsidR="001B22EA">
        <w:t xml:space="preserve">ssue the </w:t>
      </w:r>
      <w:r w:rsidR="001B22EA" w:rsidRPr="00395816">
        <w:rPr>
          <w:b/>
          <w:bCs/>
        </w:rPr>
        <w:t>show ip nhrp detail</w:t>
      </w:r>
      <w:r w:rsidR="001B22EA">
        <w:t xml:space="preserve"> command to view the NHRP information </w:t>
      </w:r>
      <w:r w:rsidR="00650F9D">
        <w:t>for the routers</w:t>
      </w:r>
      <w:r w:rsidR="001B22EA">
        <w:t xml:space="preserve">. Note the correspondence between the entries in the output of this command with the output from the </w:t>
      </w:r>
      <w:r w:rsidR="001B22EA" w:rsidRPr="00F04350">
        <w:rPr>
          <w:b/>
          <w:bCs/>
        </w:rPr>
        <w:t xml:space="preserve">show </w:t>
      </w:r>
      <w:proofErr w:type="spellStart"/>
      <w:r w:rsidR="001B22EA" w:rsidRPr="00F04350">
        <w:rPr>
          <w:b/>
          <w:bCs/>
        </w:rPr>
        <w:t>dmvpn</w:t>
      </w:r>
      <w:proofErr w:type="spellEnd"/>
      <w:r w:rsidR="001B22EA" w:rsidRPr="00F04350">
        <w:rPr>
          <w:b/>
          <w:bCs/>
        </w:rPr>
        <w:t xml:space="preserve"> </w:t>
      </w:r>
      <w:r w:rsidR="00F04350" w:rsidRPr="00F04350">
        <w:rPr>
          <w:b/>
          <w:bCs/>
        </w:rPr>
        <w:t>detail</w:t>
      </w:r>
      <w:r w:rsidR="00F04350">
        <w:t xml:space="preserve"> </w:t>
      </w:r>
      <w:r w:rsidR="001B22EA">
        <w:t xml:space="preserve">command. The first entry is the static entry to the hub router. The second entry is the local route, corresponding to the DTX entry in output above. The third entry corresponds to the DT1 entry and is flagged with </w:t>
      </w:r>
      <w:r w:rsidR="001B22EA" w:rsidRPr="001B22EA">
        <w:rPr>
          <w:b/>
          <w:bCs/>
        </w:rPr>
        <w:t xml:space="preserve">router </w:t>
      </w:r>
      <w:proofErr w:type="spellStart"/>
      <w:r w:rsidR="001B22EA" w:rsidRPr="001B22EA">
        <w:rPr>
          <w:b/>
          <w:bCs/>
        </w:rPr>
        <w:t>nhop</w:t>
      </w:r>
      <w:proofErr w:type="spellEnd"/>
      <w:r w:rsidR="001B22EA" w:rsidRPr="001B22EA">
        <w:rPr>
          <w:b/>
          <w:bCs/>
        </w:rPr>
        <w:t xml:space="preserve"> rib</w:t>
      </w:r>
      <w:r w:rsidR="001B22EA">
        <w:t xml:space="preserve">. </w:t>
      </w:r>
      <w:r w:rsidR="00395816">
        <w:t xml:space="preserve">This </w:t>
      </w:r>
      <w:r w:rsidR="00395816" w:rsidRPr="00395816">
        <w:t>indicates that the router has an explicit method to reach the tunnel IP address using an NBMA address and has an associated route installed in the routing table.</w:t>
      </w:r>
    </w:p>
    <w:p w14:paraId="357BE965" w14:textId="37A2B74C" w:rsidR="001B22EA" w:rsidRDefault="00395816" w:rsidP="00DE5200">
      <w:pPr>
        <w:pStyle w:val="BodyTextL50"/>
        <w:spacing w:after="0"/>
      </w:pPr>
      <w:r w:rsidRPr="00395816">
        <w:t xml:space="preserve">The flag </w:t>
      </w:r>
      <w:r w:rsidRPr="00395816">
        <w:rPr>
          <w:b/>
          <w:bCs/>
        </w:rPr>
        <w:t xml:space="preserve">rib </w:t>
      </w:r>
      <w:proofErr w:type="spellStart"/>
      <w:r w:rsidRPr="00395816">
        <w:rPr>
          <w:b/>
          <w:bCs/>
        </w:rPr>
        <w:t>nho</w:t>
      </w:r>
      <w:proofErr w:type="spellEnd"/>
      <w:r w:rsidRPr="00395816">
        <w:t xml:space="preserve"> indicates that the router has found an identical route in the routing table that belongs to a different protocol</w:t>
      </w:r>
      <w:r w:rsidR="00F04350">
        <w:t xml:space="preserve"> (EIGRP in this case.)</w:t>
      </w:r>
      <w:r w:rsidRPr="00395816">
        <w:t>. NHRP has overridden the other protocol’s next-hop entry for the network by installing a next-hop shortcut in the routing table.</w:t>
      </w:r>
      <w:r w:rsidR="00F04350">
        <w:t xml:space="preserve"> This corresponds to the DT2 entry in the </w:t>
      </w:r>
      <w:r w:rsidR="00F04350" w:rsidRPr="00F04350">
        <w:rPr>
          <w:b/>
          <w:bCs/>
        </w:rPr>
        <w:t xml:space="preserve">show </w:t>
      </w:r>
      <w:proofErr w:type="spellStart"/>
      <w:r w:rsidR="00F04350" w:rsidRPr="00F04350">
        <w:rPr>
          <w:b/>
          <w:bCs/>
        </w:rPr>
        <w:t>dmvpn</w:t>
      </w:r>
      <w:proofErr w:type="spellEnd"/>
      <w:r w:rsidR="00F04350" w:rsidRPr="00F04350">
        <w:rPr>
          <w:b/>
          <w:bCs/>
        </w:rPr>
        <w:t xml:space="preserve"> detail</w:t>
      </w:r>
      <w:r w:rsidR="00F04350">
        <w:t xml:space="preserve"> output.</w:t>
      </w:r>
    </w:p>
    <w:p w14:paraId="1834C93C" w14:textId="77777777" w:rsidR="00081DC8" w:rsidRDefault="00081DC8" w:rsidP="00081DC8">
      <w:pPr>
        <w:pStyle w:val="ConfigWindow"/>
      </w:pPr>
      <w:r w:rsidRPr="00F85B72">
        <w:t>Open configuration window</w:t>
      </w:r>
    </w:p>
    <w:p w14:paraId="0ABB1F13" w14:textId="50335FC8" w:rsidR="001B22EA" w:rsidRDefault="001B22EA" w:rsidP="001B22EA">
      <w:pPr>
        <w:pStyle w:val="CMD"/>
      </w:pPr>
      <w:r>
        <w:t>R</w:t>
      </w:r>
      <w:r w:rsidR="00790C5F">
        <w:t>2</w:t>
      </w:r>
      <w:r>
        <w:t xml:space="preserve"># </w:t>
      </w:r>
      <w:r w:rsidRPr="001B22EA">
        <w:rPr>
          <w:b/>
          <w:bCs/>
        </w:rPr>
        <w:t>show ip nhrp detail</w:t>
      </w:r>
    </w:p>
    <w:p w14:paraId="47A3C87C" w14:textId="77777777" w:rsidR="001B22EA" w:rsidRDefault="001B22EA" w:rsidP="001B22EA">
      <w:pPr>
        <w:pStyle w:val="CMDOutput"/>
      </w:pPr>
      <w:r w:rsidRPr="001B22EA">
        <w:rPr>
          <w:highlight w:val="yellow"/>
        </w:rPr>
        <w:t>100.100.100.1/32 via 100.100.100.1</w:t>
      </w:r>
    </w:p>
    <w:p w14:paraId="714F19CE" w14:textId="77777777" w:rsidR="001B22EA" w:rsidRDefault="001B22EA" w:rsidP="001B22EA">
      <w:pPr>
        <w:pStyle w:val="CMDOutput"/>
      </w:pPr>
      <w:r>
        <w:t xml:space="preserve">   Tunnel1 created 04:03:01, </w:t>
      </w:r>
      <w:r w:rsidRPr="001B22EA">
        <w:rPr>
          <w:highlight w:val="yellow"/>
        </w:rPr>
        <w:t>never expire</w:t>
      </w:r>
    </w:p>
    <w:p w14:paraId="029DEF19" w14:textId="77777777" w:rsidR="001B22EA" w:rsidRDefault="001B22EA" w:rsidP="001B22EA">
      <w:pPr>
        <w:pStyle w:val="CMDOutput"/>
      </w:pPr>
      <w:r>
        <w:lastRenderedPageBreak/>
        <w:t xml:space="preserve">   Type: </w:t>
      </w:r>
      <w:r w:rsidRPr="001B22EA">
        <w:rPr>
          <w:highlight w:val="yellow"/>
        </w:rPr>
        <w:t>static</w:t>
      </w:r>
      <w:r>
        <w:t>, Flags:</w:t>
      </w:r>
    </w:p>
    <w:p w14:paraId="7FEA3DE9" w14:textId="77777777" w:rsidR="001B22EA" w:rsidRDefault="001B22EA" w:rsidP="001B22EA">
      <w:pPr>
        <w:pStyle w:val="CMDOutput"/>
      </w:pPr>
      <w:r>
        <w:t xml:space="preserve">   NBMA address: 192.0.2.1</w:t>
      </w:r>
    </w:p>
    <w:p w14:paraId="58561DD0" w14:textId="77777777" w:rsidR="001B22EA" w:rsidRDefault="001B22EA" w:rsidP="001B22EA">
      <w:pPr>
        <w:pStyle w:val="CMDOutput"/>
      </w:pPr>
      <w:r>
        <w:t xml:space="preserve">   Preference: 255</w:t>
      </w:r>
    </w:p>
    <w:p w14:paraId="7AC2A361" w14:textId="77777777" w:rsidR="001B22EA" w:rsidRDefault="001B22EA" w:rsidP="001B22EA">
      <w:pPr>
        <w:pStyle w:val="CMDOutput"/>
      </w:pPr>
      <w:r>
        <w:t>100.100.100.2/32 via 100.100.100.2</w:t>
      </w:r>
    </w:p>
    <w:p w14:paraId="1802B2E2" w14:textId="77777777" w:rsidR="001B22EA" w:rsidRDefault="001B22EA" w:rsidP="001B22EA">
      <w:pPr>
        <w:pStyle w:val="CMDOutput"/>
      </w:pPr>
      <w:r>
        <w:t xml:space="preserve">   Tunnel1 created 00:00:21, expire 00:09:38</w:t>
      </w:r>
    </w:p>
    <w:p w14:paraId="3A953848" w14:textId="77777777" w:rsidR="001B22EA" w:rsidRDefault="001B22EA" w:rsidP="001B22EA">
      <w:pPr>
        <w:pStyle w:val="CMDOutput"/>
      </w:pPr>
      <w:r>
        <w:t xml:space="preserve">   Type: dynamic, </w:t>
      </w:r>
      <w:r w:rsidRPr="001B22EA">
        <w:rPr>
          <w:highlight w:val="yellow"/>
        </w:rPr>
        <w:t>Flags: router unique local</w:t>
      </w:r>
    </w:p>
    <w:p w14:paraId="099CF422" w14:textId="77777777" w:rsidR="001B22EA" w:rsidRDefault="001B22EA" w:rsidP="001B22EA">
      <w:pPr>
        <w:pStyle w:val="CMDOutput"/>
      </w:pPr>
      <w:r>
        <w:t xml:space="preserve">   NBMA address: 192.168.2.1</w:t>
      </w:r>
    </w:p>
    <w:p w14:paraId="654E64E3" w14:textId="77777777" w:rsidR="001B22EA" w:rsidRDefault="001B22EA" w:rsidP="001B22EA">
      <w:pPr>
        <w:pStyle w:val="CMDOutput"/>
      </w:pPr>
      <w:r>
        <w:t xml:space="preserve">   Preference: 255</w:t>
      </w:r>
    </w:p>
    <w:p w14:paraId="0B813C93" w14:textId="77777777" w:rsidR="001B22EA" w:rsidRDefault="001B22EA" w:rsidP="001B22EA">
      <w:pPr>
        <w:pStyle w:val="CMDOutput"/>
      </w:pPr>
      <w:r>
        <w:t xml:space="preserve">    (no-socket)</w:t>
      </w:r>
    </w:p>
    <w:p w14:paraId="77FD7A49" w14:textId="77777777" w:rsidR="001B22EA" w:rsidRDefault="001B22EA" w:rsidP="001B22EA">
      <w:pPr>
        <w:pStyle w:val="CMDOutput"/>
      </w:pPr>
      <w:r>
        <w:t xml:space="preserve">  Requester: 100.100.100.3 Request ID: 9</w:t>
      </w:r>
    </w:p>
    <w:p w14:paraId="52494D23" w14:textId="77777777" w:rsidR="001B22EA" w:rsidRDefault="001B22EA" w:rsidP="001B22EA">
      <w:pPr>
        <w:pStyle w:val="CMDOutput"/>
      </w:pPr>
      <w:r>
        <w:t>100.100.100.3/32 via 100.100.100.3</w:t>
      </w:r>
    </w:p>
    <w:p w14:paraId="6121130D" w14:textId="77777777" w:rsidR="001B22EA" w:rsidRDefault="001B22EA" w:rsidP="001B22EA">
      <w:pPr>
        <w:pStyle w:val="CMDOutput"/>
      </w:pPr>
      <w:r>
        <w:t xml:space="preserve">   Tunnel1 created 00:00:21, expire 00:09:38</w:t>
      </w:r>
    </w:p>
    <w:p w14:paraId="4CE4C3AC" w14:textId="77777777" w:rsidR="001B22EA" w:rsidRDefault="001B22EA" w:rsidP="001B22EA">
      <w:pPr>
        <w:pStyle w:val="CMDOutput"/>
      </w:pPr>
      <w:r>
        <w:t xml:space="preserve">   Type: dynamic, </w:t>
      </w:r>
      <w:r w:rsidRPr="001B22EA">
        <w:rPr>
          <w:highlight w:val="yellow"/>
        </w:rPr>
        <w:t>Flags: router nhop rib</w:t>
      </w:r>
    </w:p>
    <w:p w14:paraId="7F33712D" w14:textId="77777777" w:rsidR="001B22EA" w:rsidRDefault="001B22EA" w:rsidP="001B22EA">
      <w:pPr>
        <w:pStyle w:val="CMDOutput"/>
      </w:pPr>
      <w:r>
        <w:t xml:space="preserve">   NBMA address: 192.168.3.1</w:t>
      </w:r>
    </w:p>
    <w:p w14:paraId="7389C76D" w14:textId="77777777" w:rsidR="001B22EA" w:rsidRDefault="001B22EA" w:rsidP="001B22EA">
      <w:pPr>
        <w:pStyle w:val="CMDOutput"/>
      </w:pPr>
      <w:r>
        <w:t xml:space="preserve">   Preference: 255</w:t>
      </w:r>
    </w:p>
    <w:p w14:paraId="07B49903" w14:textId="77777777" w:rsidR="001B22EA" w:rsidRDefault="001B22EA" w:rsidP="001B22EA">
      <w:pPr>
        <w:pStyle w:val="CMDOutput"/>
      </w:pPr>
      <w:r>
        <w:t>172.16.3.0/24 via 100.100.100.3</w:t>
      </w:r>
    </w:p>
    <w:p w14:paraId="365EB7AC" w14:textId="77777777" w:rsidR="001B22EA" w:rsidRDefault="001B22EA" w:rsidP="001B22EA">
      <w:pPr>
        <w:pStyle w:val="CMDOutput"/>
      </w:pPr>
      <w:r>
        <w:t xml:space="preserve">   Tunnel1 created 00:00:21, expire 00:09:38</w:t>
      </w:r>
    </w:p>
    <w:p w14:paraId="6AB90212" w14:textId="77777777" w:rsidR="001B22EA" w:rsidRDefault="001B22EA" w:rsidP="001B22EA">
      <w:pPr>
        <w:pStyle w:val="CMDOutput"/>
      </w:pPr>
      <w:r>
        <w:t xml:space="preserve">   Type: dynamic, </w:t>
      </w:r>
      <w:r w:rsidRPr="001B22EA">
        <w:rPr>
          <w:highlight w:val="yellow"/>
        </w:rPr>
        <w:t>Flags: router rib nho</w:t>
      </w:r>
    </w:p>
    <w:p w14:paraId="56915C68" w14:textId="77777777" w:rsidR="001B22EA" w:rsidRDefault="001B22EA" w:rsidP="001B22EA">
      <w:pPr>
        <w:pStyle w:val="CMDOutput"/>
      </w:pPr>
      <w:r>
        <w:t xml:space="preserve">   NBMA address: 192.168.3.1</w:t>
      </w:r>
    </w:p>
    <w:p w14:paraId="0726B10E" w14:textId="276E1F09" w:rsidR="001B22EA" w:rsidRDefault="001B22EA" w:rsidP="001B22EA">
      <w:pPr>
        <w:pStyle w:val="CMDOutput"/>
      </w:pPr>
      <w:r>
        <w:t xml:space="preserve">   Preference: 255</w:t>
      </w:r>
    </w:p>
    <w:p w14:paraId="0E996F3A" w14:textId="5DEE5F89" w:rsidR="001B22EA" w:rsidRDefault="00BE2927" w:rsidP="00DE5200">
      <w:pPr>
        <w:pStyle w:val="ConfigWindow"/>
      </w:pPr>
      <w:r>
        <w:t>Close configuration window</w:t>
      </w:r>
    </w:p>
    <w:p w14:paraId="4F07EA15" w14:textId="5810D22A" w:rsidR="00FA3866" w:rsidRDefault="00FD55A5" w:rsidP="00745C32">
      <w:pPr>
        <w:pStyle w:val="SubStepAlpha"/>
        <w:numPr>
          <w:ilvl w:val="0"/>
          <w:numId w:val="0"/>
        </w:numPr>
        <w:spacing w:before="0"/>
        <w:rPr>
          <w:rStyle w:val="DevConfigGray"/>
        </w:rPr>
      </w:pPr>
      <w:r>
        <w:t xml:space="preserve">You have successfully configured a DMVPN Phase </w:t>
      </w:r>
      <w:r w:rsidR="00CE419F">
        <w:t>3</w:t>
      </w:r>
      <w:r>
        <w:t xml:space="preserve"> network.</w:t>
      </w:r>
    </w:p>
    <w:sectPr w:rsidR="00FA3866" w:rsidSect="009C3182">
      <w:headerReference w:type="default"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0188E" w14:textId="77777777" w:rsidR="00061878" w:rsidRDefault="00061878" w:rsidP="00710659">
      <w:pPr>
        <w:spacing w:after="0" w:line="240" w:lineRule="auto"/>
      </w:pPr>
      <w:r>
        <w:separator/>
      </w:r>
    </w:p>
    <w:p w14:paraId="698AB90E" w14:textId="77777777" w:rsidR="00061878" w:rsidRDefault="00061878"/>
  </w:endnote>
  <w:endnote w:type="continuationSeparator" w:id="0">
    <w:p w14:paraId="78DF0BB0" w14:textId="77777777" w:rsidR="00061878" w:rsidRDefault="00061878" w:rsidP="00710659">
      <w:pPr>
        <w:spacing w:after="0" w:line="240" w:lineRule="auto"/>
      </w:pPr>
      <w:r>
        <w:continuationSeparator/>
      </w:r>
    </w:p>
    <w:p w14:paraId="1FD04B23" w14:textId="77777777" w:rsidR="00061878" w:rsidRDefault="000618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1AC1" w14:textId="3B79B12E" w:rsidR="00401744" w:rsidRPr="00882B63" w:rsidRDefault="00401744"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C66FEB">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AC11" w14:textId="77BAB372" w:rsidR="00401744" w:rsidRPr="00882B63" w:rsidRDefault="00401744"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C66FEB">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4FC7F" w14:textId="77777777" w:rsidR="00061878" w:rsidRDefault="00061878" w:rsidP="00710659">
      <w:pPr>
        <w:spacing w:after="0" w:line="240" w:lineRule="auto"/>
      </w:pPr>
      <w:r>
        <w:separator/>
      </w:r>
    </w:p>
    <w:p w14:paraId="7AE78846" w14:textId="77777777" w:rsidR="00061878" w:rsidRDefault="00061878"/>
  </w:footnote>
  <w:footnote w:type="continuationSeparator" w:id="0">
    <w:p w14:paraId="53D2679A" w14:textId="77777777" w:rsidR="00061878" w:rsidRDefault="00061878" w:rsidP="00710659">
      <w:pPr>
        <w:spacing w:after="0" w:line="240" w:lineRule="auto"/>
      </w:pPr>
      <w:r>
        <w:continuationSeparator/>
      </w:r>
    </w:p>
    <w:p w14:paraId="49DD5C4E" w14:textId="77777777" w:rsidR="00061878" w:rsidRDefault="000618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3C80EE766824768A7618E4383B94D6A"/>
      </w:placeholder>
      <w:dataBinding w:prefixMappings="xmlns:ns0='http://purl.org/dc/elements/1.1/' xmlns:ns1='http://schemas.openxmlformats.org/package/2006/metadata/core-properties' " w:xpath="/ns1:coreProperties[1]/ns0:title[1]" w:storeItemID="{6C3C8BC8-F283-45AE-878A-BAB7291924A1}"/>
      <w:text/>
    </w:sdtPr>
    <w:sdtContent>
      <w:p w14:paraId="7C08CDFA" w14:textId="29288DE9" w:rsidR="00401744" w:rsidRDefault="00401744" w:rsidP="008402F2">
        <w:pPr>
          <w:pStyle w:val="PageHead"/>
        </w:pPr>
        <w:r>
          <w:t>Lab - Implement a DMVPN Phase 3 Spoke-to-Spoke Topology</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8E1F9" w14:textId="77777777" w:rsidR="00401744" w:rsidRDefault="00401744" w:rsidP="006C3FCF">
    <w:pPr>
      <w:ind w:left="-288"/>
    </w:pPr>
    <w:r>
      <w:rPr>
        <w:noProof/>
      </w:rPr>
      <w:drawing>
        <wp:inline distT="0" distB="0" distL="0" distR="0" wp14:anchorId="55E4B983" wp14:editId="42ADBF31">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DD6E88C6"/>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682975344">
    <w:abstractNumId w:val="5"/>
  </w:num>
  <w:num w:numId="2" w16cid:durableId="196747936">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533418313">
    <w:abstractNumId w:val="2"/>
  </w:num>
  <w:num w:numId="4" w16cid:durableId="1693145726">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559905528">
    <w:abstractNumId w:val="3"/>
  </w:num>
  <w:num w:numId="6" w16cid:durableId="250047154">
    <w:abstractNumId w:val="0"/>
  </w:num>
  <w:num w:numId="7" w16cid:durableId="868370163">
    <w:abstractNumId w:val="1"/>
  </w:num>
  <w:num w:numId="8" w16cid:durableId="154031715">
    <w:abstractNumId w:val="4"/>
    <w:lvlOverride w:ilvl="0">
      <w:lvl w:ilvl="0">
        <w:start w:val="1"/>
        <w:numFmt w:val="decimal"/>
        <w:lvlText w:val="Part %1:"/>
        <w:lvlJc w:val="left"/>
        <w:pPr>
          <w:tabs>
            <w:tab w:val="num" w:pos="1152"/>
          </w:tabs>
          <w:ind w:left="1152" w:hanging="792"/>
        </w:pPr>
        <w:rPr>
          <w:rFonts w:hint="default"/>
        </w:rPr>
      </w:lvl>
    </w:lvlOverride>
  </w:num>
  <w:num w:numId="9" w16cid:durableId="616445145">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7262943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16320327">
    <w:abstractNumId w:val="3"/>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sain Abdulhadi Yaqoob Yusuf Ali">
    <w15:presenceInfo w15:providerId="AD" w15:userId="S::202202674@student.polytechnic.bh::cdc8ae2c-fe48-4b81-bb3a-7996b2d1d7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740"/>
    <w:rsid w:val="0000113B"/>
    <w:rsid w:val="00001BDF"/>
    <w:rsid w:val="0000380F"/>
    <w:rsid w:val="00004175"/>
    <w:rsid w:val="000059C9"/>
    <w:rsid w:val="00012C22"/>
    <w:rsid w:val="000156FC"/>
    <w:rsid w:val="00015DE3"/>
    <w:rsid w:val="000160F7"/>
    <w:rsid w:val="00016D5B"/>
    <w:rsid w:val="00016F30"/>
    <w:rsid w:val="0001723F"/>
    <w:rsid w:val="0002047C"/>
    <w:rsid w:val="00021B9A"/>
    <w:rsid w:val="000242D6"/>
    <w:rsid w:val="00024EE5"/>
    <w:rsid w:val="000339AD"/>
    <w:rsid w:val="00041AF6"/>
    <w:rsid w:val="00044E62"/>
    <w:rsid w:val="00047762"/>
    <w:rsid w:val="00050BA4"/>
    <w:rsid w:val="0005141D"/>
    <w:rsid w:val="00051738"/>
    <w:rsid w:val="0005242B"/>
    <w:rsid w:val="00052548"/>
    <w:rsid w:val="00060696"/>
    <w:rsid w:val="000617F5"/>
    <w:rsid w:val="00061878"/>
    <w:rsid w:val="00062D89"/>
    <w:rsid w:val="000640E8"/>
    <w:rsid w:val="00067A67"/>
    <w:rsid w:val="00070C16"/>
    <w:rsid w:val="00075EA9"/>
    <w:rsid w:val="000769CF"/>
    <w:rsid w:val="00080AD8"/>
    <w:rsid w:val="000815D8"/>
    <w:rsid w:val="00081DC8"/>
    <w:rsid w:val="00084596"/>
    <w:rsid w:val="00084C99"/>
    <w:rsid w:val="00085CC6"/>
    <w:rsid w:val="00090B13"/>
    <w:rsid w:val="00090C07"/>
    <w:rsid w:val="0009147A"/>
    <w:rsid w:val="00091E8D"/>
    <w:rsid w:val="0009378D"/>
    <w:rsid w:val="00097163"/>
    <w:rsid w:val="000A22C8"/>
    <w:rsid w:val="000B2344"/>
    <w:rsid w:val="000B376C"/>
    <w:rsid w:val="000B6605"/>
    <w:rsid w:val="000B7DE5"/>
    <w:rsid w:val="000C2118"/>
    <w:rsid w:val="000C2785"/>
    <w:rsid w:val="000C333E"/>
    <w:rsid w:val="000C5EF2"/>
    <w:rsid w:val="000C6425"/>
    <w:rsid w:val="000C6E6E"/>
    <w:rsid w:val="000C7B7D"/>
    <w:rsid w:val="000D55B4"/>
    <w:rsid w:val="000E205D"/>
    <w:rsid w:val="000E65F0"/>
    <w:rsid w:val="000F072C"/>
    <w:rsid w:val="000F2074"/>
    <w:rsid w:val="000F2BC2"/>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2F35"/>
    <w:rsid w:val="00143450"/>
    <w:rsid w:val="00144997"/>
    <w:rsid w:val="00151D1E"/>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57B"/>
    <w:rsid w:val="00182CF4"/>
    <w:rsid w:val="00186CE1"/>
    <w:rsid w:val="00191F00"/>
    <w:rsid w:val="00192F12"/>
    <w:rsid w:val="00193F14"/>
    <w:rsid w:val="00195975"/>
    <w:rsid w:val="00196CBC"/>
    <w:rsid w:val="00196F21"/>
    <w:rsid w:val="0019753E"/>
    <w:rsid w:val="00197614"/>
    <w:rsid w:val="001A0312"/>
    <w:rsid w:val="001A15DA"/>
    <w:rsid w:val="001A2694"/>
    <w:rsid w:val="001A3CC7"/>
    <w:rsid w:val="001A67A4"/>
    <w:rsid w:val="001A69AC"/>
    <w:rsid w:val="001B22EA"/>
    <w:rsid w:val="001B67D8"/>
    <w:rsid w:val="001B6F95"/>
    <w:rsid w:val="001C05A1"/>
    <w:rsid w:val="001C1D9E"/>
    <w:rsid w:val="001C3043"/>
    <w:rsid w:val="001C3AA0"/>
    <w:rsid w:val="001C5998"/>
    <w:rsid w:val="001C7C3B"/>
    <w:rsid w:val="001D5B6F"/>
    <w:rsid w:val="001E01B3"/>
    <w:rsid w:val="001E0AB8"/>
    <w:rsid w:val="001E14E0"/>
    <w:rsid w:val="001E38E0"/>
    <w:rsid w:val="001E3F5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1F1"/>
    <w:rsid w:val="00220909"/>
    <w:rsid w:val="002240AB"/>
    <w:rsid w:val="00225E37"/>
    <w:rsid w:val="002317D3"/>
    <w:rsid w:val="00231DCA"/>
    <w:rsid w:val="00235792"/>
    <w:rsid w:val="002362A7"/>
    <w:rsid w:val="00242E3A"/>
    <w:rsid w:val="00246492"/>
    <w:rsid w:val="002506CF"/>
    <w:rsid w:val="0025107F"/>
    <w:rsid w:val="00260CD4"/>
    <w:rsid w:val="002639D8"/>
    <w:rsid w:val="00265F77"/>
    <w:rsid w:val="00266A07"/>
    <w:rsid w:val="00266C83"/>
    <w:rsid w:val="00270FCC"/>
    <w:rsid w:val="002768DC"/>
    <w:rsid w:val="00281D43"/>
    <w:rsid w:val="00294C8F"/>
    <w:rsid w:val="002A0B2E"/>
    <w:rsid w:val="002A0DC1"/>
    <w:rsid w:val="002A6C56"/>
    <w:rsid w:val="002B01BB"/>
    <w:rsid w:val="002B647F"/>
    <w:rsid w:val="002C04C4"/>
    <w:rsid w:val="002C090C"/>
    <w:rsid w:val="002C1243"/>
    <w:rsid w:val="002C1815"/>
    <w:rsid w:val="002C475E"/>
    <w:rsid w:val="002C48D5"/>
    <w:rsid w:val="002C48FC"/>
    <w:rsid w:val="002C6AD6"/>
    <w:rsid w:val="002D201F"/>
    <w:rsid w:val="002D58BA"/>
    <w:rsid w:val="002D6C2A"/>
    <w:rsid w:val="002D7A86"/>
    <w:rsid w:val="002F45FF"/>
    <w:rsid w:val="002F66D3"/>
    <w:rsid w:val="002F6D17"/>
    <w:rsid w:val="00302887"/>
    <w:rsid w:val="003056EB"/>
    <w:rsid w:val="003071FF"/>
    <w:rsid w:val="00310652"/>
    <w:rsid w:val="00311065"/>
    <w:rsid w:val="0031145B"/>
    <w:rsid w:val="0031371D"/>
    <w:rsid w:val="0031789F"/>
    <w:rsid w:val="00320788"/>
    <w:rsid w:val="0032293D"/>
    <w:rsid w:val="003233A3"/>
    <w:rsid w:val="00333FC8"/>
    <w:rsid w:val="00334C33"/>
    <w:rsid w:val="00336178"/>
    <w:rsid w:val="0034218C"/>
    <w:rsid w:val="0034455D"/>
    <w:rsid w:val="0034604B"/>
    <w:rsid w:val="00346D17"/>
    <w:rsid w:val="00347972"/>
    <w:rsid w:val="00347B40"/>
    <w:rsid w:val="00351949"/>
    <w:rsid w:val="0035469B"/>
    <w:rsid w:val="003559CC"/>
    <w:rsid w:val="00355D4B"/>
    <w:rsid w:val="00355DFE"/>
    <w:rsid w:val="003569D7"/>
    <w:rsid w:val="003608AC"/>
    <w:rsid w:val="00363A23"/>
    <w:rsid w:val="0036440C"/>
    <w:rsid w:val="0036465A"/>
    <w:rsid w:val="00390C38"/>
    <w:rsid w:val="00392748"/>
    <w:rsid w:val="00392C65"/>
    <w:rsid w:val="00392ED5"/>
    <w:rsid w:val="00395816"/>
    <w:rsid w:val="00397AB8"/>
    <w:rsid w:val="003A19DC"/>
    <w:rsid w:val="003A1B45"/>
    <w:rsid w:val="003A220C"/>
    <w:rsid w:val="003B06BA"/>
    <w:rsid w:val="003B256A"/>
    <w:rsid w:val="003B46FC"/>
    <w:rsid w:val="003B5767"/>
    <w:rsid w:val="003B7605"/>
    <w:rsid w:val="003C08AA"/>
    <w:rsid w:val="003C2A7B"/>
    <w:rsid w:val="003C49EF"/>
    <w:rsid w:val="003C4E46"/>
    <w:rsid w:val="003C6BCA"/>
    <w:rsid w:val="003C7902"/>
    <w:rsid w:val="003D0BFF"/>
    <w:rsid w:val="003D36E3"/>
    <w:rsid w:val="003D6EF1"/>
    <w:rsid w:val="003E5BE5"/>
    <w:rsid w:val="003F18D1"/>
    <w:rsid w:val="003F20EC"/>
    <w:rsid w:val="003F4F0E"/>
    <w:rsid w:val="003F6096"/>
    <w:rsid w:val="003F6E06"/>
    <w:rsid w:val="00401744"/>
    <w:rsid w:val="00403C7A"/>
    <w:rsid w:val="004057A6"/>
    <w:rsid w:val="00406554"/>
    <w:rsid w:val="00407755"/>
    <w:rsid w:val="0041293B"/>
    <w:rsid w:val="004131B0"/>
    <w:rsid w:val="004155B1"/>
    <w:rsid w:val="00416C42"/>
    <w:rsid w:val="004173AF"/>
    <w:rsid w:val="00422476"/>
    <w:rsid w:val="0042385C"/>
    <w:rsid w:val="00426FA5"/>
    <w:rsid w:val="004275E8"/>
    <w:rsid w:val="00431654"/>
    <w:rsid w:val="00433E69"/>
    <w:rsid w:val="00434655"/>
    <w:rsid w:val="00434926"/>
    <w:rsid w:val="00435B69"/>
    <w:rsid w:val="00443ACE"/>
    <w:rsid w:val="00444217"/>
    <w:rsid w:val="004478F4"/>
    <w:rsid w:val="00450F7A"/>
    <w:rsid w:val="00452218"/>
    <w:rsid w:val="00452C6D"/>
    <w:rsid w:val="00455E0B"/>
    <w:rsid w:val="0045724D"/>
    <w:rsid w:val="00457934"/>
    <w:rsid w:val="00462B9F"/>
    <w:rsid w:val="0046589C"/>
    <w:rsid w:val="004659EE"/>
    <w:rsid w:val="004678CD"/>
    <w:rsid w:val="00473E34"/>
    <w:rsid w:val="004763CF"/>
    <w:rsid w:val="0047684A"/>
    <w:rsid w:val="00476BA9"/>
    <w:rsid w:val="00481650"/>
    <w:rsid w:val="00490807"/>
    <w:rsid w:val="004936C2"/>
    <w:rsid w:val="0049379C"/>
    <w:rsid w:val="00497480"/>
    <w:rsid w:val="004A1CA0"/>
    <w:rsid w:val="004A22E9"/>
    <w:rsid w:val="004A4ACD"/>
    <w:rsid w:val="004A506C"/>
    <w:rsid w:val="004A5BC5"/>
    <w:rsid w:val="004B023D"/>
    <w:rsid w:val="004B2462"/>
    <w:rsid w:val="004B5019"/>
    <w:rsid w:val="004C0909"/>
    <w:rsid w:val="004C3F97"/>
    <w:rsid w:val="004D01F2"/>
    <w:rsid w:val="004D0AC8"/>
    <w:rsid w:val="004D1F5D"/>
    <w:rsid w:val="004D1F94"/>
    <w:rsid w:val="004D2CED"/>
    <w:rsid w:val="004D3339"/>
    <w:rsid w:val="004D353F"/>
    <w:rsid w:val="004D36D7"/>
    <w:rsid w:val="004D682B"/>
    <w:rsid w:val="004E2D5E"/>
    <w:rsid w:val="004E6152"/>
    <w:rsid w:val="004F344A"/>
    <w:rsid w:val="004F4EC3"/>
    <w:rsid w:val="00504ED4"/>
    <w:rsid w:val="00507A2D"/>
    <w:rsid w:val="00510639"/>
    <w:rsid w:val="00511791"/>
    <w:rsid w:val="005139BE"/>
    <w:rsid w:val="00514F24"/>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0126"/>
    <w:rsid w:val="00561BB2"/>
    <w:rsid w:val="0056249F"/>
    <w:rsid w:val="00563249"/>
    <w:rsid w:val="00570195"/>
    <w:rsid w:val="00570A65"/>
    <w:rsid w:val="005762B1"/>
    <w:rsid w:val="00580456"/>
    <w:rsid w:val="00580E73"/>
    <w:rsid w:val="00584CEA"/>
    <w:rsid w:val="00592329"/>
    <w:rsid w:val="00593386"/>
    <w:rsid w:val="00596998"/>
    <w:rsid w:val="0059790F"/>
    <w:rsid w:val="005A0DFE"/>
    <w:rsid w:val="005A6E62"/>
    <w:rsid w:val="005B2FB3"/>
    <w:rsid w:val="005C5B4A"/>
    <w:rsid w:val="005C6DE5"/>
    <w:rsid w:val="005D2B29"/>
    <w:rsid w:val="005D354A"/>
    <w:rsid w:val="005D3E53"/>
    <w:rsid w:val="005D506C"/>
    <w:rsid w:val="005E16A9"/>
    <w:rsid w:val="005E3235"/>
    <w:rsid w:val="005E4176"/>
    <w:rsid w:val="005E4876"/>
    <w:rsid w:val="005E65B5"/>
    <w:rsid w:val="005F0301"/>
    <w:rsid w:val="005F0CD3"/>
    <w:rsid w:val="005F156A"/>
    <w:rsid w:val="005F2A55"/>
    <w:rsid w:val="005F3AE9"/>
    <w:rsid w:val="006007BB"/>
    <w:rsid w:val="00601DC0"/>
    <w:rsid w:val="006034CB"/>
    <w:rsid w:val="00603503"/>
    <w:rsid w:val="00603AB4"/>
    <w:rsid w:val="00603C52"/>
    <w:rsid w:val="006131CE"/>
    <w:rsid w:val="0061336B"/>
    <w:rsid w:val="00617D6E"/>
    <w:rsid w:val="00617E8C"/>
    <w:rsid w:val="00620ED5"/>
    <w:rsid w:val="00622D61"/>
    <w:rsid w:val="00624198"/>
    <w:rsid w:val="006351BA"/>
    <w:rsid w:val="00636C28"/>
    <w:rsid w:val="006428E5"/>
    <w:rsid w:val="00644958"/>
    <w:rsid w:val="006479ED"/>
    <w:rsid w:val="00650F9D"/>
    <w:rsid w:val="006513FB"/>
    <w:rsid w:val="00651938"/>
    <w:rsid w:val="00652C82"/>
    <w:rsid w:val="00656EEF"/>
    <w:rsid w:val="006576AF"/>
    <w:rsid w:val="00664B18"/>
    <w:rsid w:val="00672919"/>
    <w:rsid w:val="00677544"/>
    <w:rsid w:val="00681687"/>
    <w:rsid w:val="00686295"/>
    <w:rsid w:val="00686587"/>
    <w:rsid w:val="006904CF"/>
    <w:rsid w:val="0069437E"/>
    <w:rsid w:val="00695EE2"/>
    <w:rsid w:val="0069660B"/>
    <w:rsid w:val="006A1B33"/>
    <w:rsid w:val="006A48F1"/>
    <w:rsid w:val="006A50BF"/>
    <w:rsid w:val="006A71A3"/>
    <w:rsid w:val="006B03F2"/>
    <w:rsid w:val="006B14C1"/>
    <w:rsid w:val="006B1639"/>
    <w:rsid w:val="006B3044"/>
    <w:rsid w:val="006B5CA7"/>
    <w:rsid w:val="006B5E89"/>
    <w:rsid w:val="006C19B2"/>
    <w:rsid w:val="006C2D21"/>
    <w:rsid w:val="006C30A0"/>
    <w:rsid w:val="006C35FF"/>
    <w:rsid w:val="006C3DCA"/>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9D0"/>
    <w:rsid w:val="00731F3F"/>
    <w:rsid w:val="00733BAB"/>
    <w:rsid w:val="00733E5B"/>
    <w:rsid w:val="0073604C"/>
    <w:rsid w:val="007429C1"/>
    <w:rsid w:val="007436BF"/>
    <w:rsid w:val="007443E9"/>
    <w:rsid w:val="00745C32"/>
    <w:rsid w:val="00745DCE"/>
    <w:rsid w:val="00753D89"/>
    <w:rsid w:val="00753DDA"/>
    <w:rsid w:val="00754A6E"/>
    <w:rsid w:val="007550F9"/>
    <w:rsid w:val="007553D8"/>
    <w:rsid w:val="00755C9B"/>
    <w:rsid w:val="007566F3"/>
    <w:rsid w:val="00760FE4"/>
    <w:rsid w:val="007636C2"/>
    <w:rsid w:val="00763899"/>
    <w:rsid w:val="00763D8B"/>
    <w:rsid w:val="007657F6"/>
    <w:rsid w:val="00765E47"/>
    <w:rsid w:val="00767C9B"/>
    <w:rsid w:val="0077125A"/>
    <w:rsid w:val="00780317"/>
    <w:rsid w:val="00781753"/>
    <w:rsid w:val="0078405B"/>
    <w:rsid w:val="00786877"/>
    <w:rsid w:val="00786F4E"/>
    <w:rsid w:val="00786F58"/>
    <w:rsid w:val="00787CC1"/>
    <w:rsid w:val="00790C5F"/>
    <w:rsid w:val="00792F4E"/>
    <w:rsid w:val="0079398D"/>
    <w:rsid w:val="00796C25"/>
    <w:rsid w:val="007A24BF"/>
    <w:rsid w:val="007A287C"/>
    <w:rsid w:val="007A3A8D"/>
    <w:rsid w:val="007A3B2A"/>
    <w:rsid w:val="007B0C9D"/>
    <w:rsid w:val="007B5522"/>
    <w:rsid w:val="007C0EE0"/>
    <w:rsid w:val="007C1B71"/>
    <w:rsid w:val="007C2FBB"/>
    <w:rsid w:val="007C7164"/>
    <w:rsid w:val="007C7413"/>
    <w:rsid w:val="007D1984"/>
    <w:rsid w:val="007D2AFE"/>
    <w:rsid w:val="007D2EE7"/>
    <w:rsid w:val="007E2764"/>
    <w:rsid w:val="007E3264"/>
    <w:rsid w:val="007E3FEA"/>
    <w:rsid w:val="007E50F9"/>
    <w:rsid w:val="007E6402"/>
    <w:rsid w:val="007F063F"/>
    <w:rsid w:val="007F0A0B"/>
    <w:rsid w:val="007F3A60"/>
    <w:rsid w:val="007F3D0B"/>
    <w:rsid w:val="007F7C94"/>
    <w:rsid w:val="00802FFA"/>
    <w:rsid w:val="00810E4B"/>
    <w:rsid w:val="00814BAA"/>
    <w:rsid w:val="00816F0C"/>
    <w:rsid w:val="0082211C"/>
    <w:rsid w:val="00824295"/>
    <w:rsid w:val="008245CA"/>
    <w:rsid w:val="00827A65"/>
    <w:rsid w:val="00830473"/>
    <w:rsid w:val="008313F3"/>
    <w:rsid w:val="008402F2"/>
    <w:rsid w:val="00840469"/>
    <w:rsid w:val="008405BB"/>
    <w:rsid w:val="008416D7"/>
    <w:rsid w:val="0084564F"/>
    <w:rsid w:val="00846494"/>
    <w:rsid w:val="00847B20"/>
    <w:rsid w:val="008509D3"/>
    <w:rsid w:val="00853418"/>
    <w:rsid w:val="00856EBD"/>
    <w:rsid w:val="00857CF6"/>
    <w:rsid w:val="008610ED"/>
    <w:rsid w:val="00861C6A"/>
    <w:rsid w:val="00862201"/>
    <w:rsid w:val="00865199"/>
    <w:rsid w:val="00867EAF"/>
    <w:rsid w:val="00870763"/>
    <w:rsid w:val="008713EA"/>
    <w:rsid w:val="00873C6B"/>
    <w:rsid w:val="00882B63"/>
    <w:rsid w:val="00883500"/>
    <w:rsid w:val="0088426A"/>
    <w:rsid w:val="008852BA"/>
    <w:rsid w:val="00887337"/>
    <w:rsid w:val="00890108"/>
    <w:rsid w:val="00893877"/>
    <w:rsid w:val="0089532C"/>
    <w:rsid w:val="00896165"/>
    <w:rsid w:val="00896681"/>
    <w:rsid w:val="008A2749"/>
    <w:rsid w:val="008A27C9"/>
    <w:rsid w:val="008A3A90"/>
    <w:rsid w:val="008B06D4"/>
    <w:rsid w:val="008B4718"/>
    <w:rsid w:val="008B4F20"/>
    <w:rsid w:val="008B68E7"/>
    <w:rsid w:val="008B7FFD"/>
    <w:rsid w:val="008C286A"/>
    <w:rsid w:val="008C2920"/>
    <w:rsid w:val="008C4307"/>
    <w:rsid w:val="008C7012"/>
    <w:rsid w:val="008D23DF"/>
    <w:rsid w:val="008D73BF"/>
    <w:rsid w:val="008D7F09"/>
    <w:rsid w:val="008E00D5"/>
    <w:rsid w:val="008E4D66"/>
    <w:rsid w:val="008E5813"/>
    <w:rsid w:val="008E5B4C"/>
    <w:rsid w:val="008E5B64"/>
    <w:rsid w:val="008E7DAA"/>
    <w:rsid w:val="008F0094"/>
    <w:rsid w:val="008F03EF"/>
    <w:rsid w:val="008F340F"/>
    <w:rsid w:val="00903523"/>
    <w:rsid w:val="00906281"/>
    <w:rsid w:val="0090659A"/>
    <w:rsid w:val="00907ABD"/>
    <w:rsid w:val="00911080"/>
    <w:rsid w:val="00912500"/>
    <w:rsid w:val="0091350B"/>
    <w:rsid w:val="009150EE"/>
    <w:rsid w:val="00915986"/>
    <w:rsid w:val="00917624"/>
    <w:rsid w:val="0091778E"/>
    <w:rsid w:val="00926CB2"/>
    <w:rsid w:val="00930386"/>
    <w:rsid w:val="009309F5"/>
    <w:rsid w:val="00933237"/>
    <w:rsid w:val="00933F28"/>
    <w:rsid w:val="009400C3"/>
    <w:rsid w:val="00942299"/>
    <w:rsid w:val="009453F7"/>
    <w:rsid w:val="009476C0"/>
    <w:rsid w:val="0095708B"/>
    <w:rsid w:val="00963E34"/>
    <w:rsid w:val="00963FCB"/>
    <w:rsid w:val="00964DFA"/>
    <w:rsid w:val="00970A69"/>
    <w:rsid w:val="0097211D"/>
    <w:rsid w:val="0098155C"/>
    <w:rsid w:val="00981CCA"/>
    <w:rsid w:val="00983B77"/>
    <w:rsid w:val="00995AA6"/>
    <w:rsid w:val="00996053"/>
    <w:rsid w:val="00996B08"/>
    <w:rsid w:val="00997E71"/>
    <w:rsid w:val="009A0B2F"/>
    <w:rsid w:val="009A1CF4"/>
    <w:rsid w:val="009A37D7"/>
    <w:rsid w:val="009A3847"/>
    <w:rsid w:val="009A4E17"/>
    <w:rsid w:val="009A6955"/>
    <w:rsid w:val="009B0697"/>
    <w:rsid w:val="009B341C"/>
    <w:rsid w:val="009B5747"/>
    <w:rsid w:val="009C0B81"/>
    <w:rsid w:val="009C3182"/>
    <w:rsid w:val="009D2C27"/>
    <w:rsid w:val="009D503E"/>
    <w:rsid w:val="009E2309"/>
    <w:rsid w:val="009E2EA5"/>
    <w:rsid w:val="009E42B9"/>
    <w:rsid w:val="009E4E17"/>
    <w:rsid w:val="009E54B9"/>
    <w:rsid w:val="009F2360"/>
    <w:rsid w:val="009F4C2E"/>
    <w:rsid w:val="00A014A3"/>
    <w:rsid w:val="00A027CC"/>
    <w:rsid w:val="00A0412D"/>
    <w:rsid w:val="00A15DF0"/>
    <w:rsid w:val="00A21211"/>
    <w:rsid w:val="00A30F8A"/>
    <w:rsid w:val="00A33890"/>
    <w:rsid w:val="00A3462D"/>
    <w:rsid w:val="00A34E7F"/>
    <w:rsid w:val="00A40444"/>
    <w:rsid w:val="00A46F0A"/>
    <w:rsid w:val="00A46F25"/>
    <w:rsid w:val="00A47CC2"/>
    <w:rsid w:val="00A502BA"/>
    <w:rsid w:val="00A53390"/>
    <w:rsid w:val="00A60146"/>
    <w:rsid w:val="00A601A9"/>
    <w:rsid w:val="00A60F6F"/>
    <w:rsid w:val="00A622C4"/>
    <w:rsid w:val="00A6283D"/>
    <w:rsid w:val="00A676FF"/>
    <w:rsid w:val="00A73EBA"/>
    <w:rsid w:val="00A7529A"/>
    <w:rsid w:val="00A754B4"/>
    <w:rsid w:val="00A76665"/>
    <w:rsid w:val="00A76749"/>
    <w:rsid w:val="00A807C1"/>
    <w:rsid w:val="00A81AF1"/>
    <w:rsid w:val="00A82658"/>
    <w:rsid w:val="00A83374"/>
    <w:rsid w:val="00A84EF6"/>
    <w:rsid w:val="00A96172"/>
    <w:rsid w:val="00A96D52"/>
    <w:rsid w:val="00A97C5F"/>
    <w:rsid w:val="00AB0D6A"/>
    <w:rsid w:val="00AB1E97"/>
    <w:rsid w:val="00AB43B3"/>
    <w:rsid w:val="00AB49B9"/>
    <w:rsid w:val="00AB501D"/>
    <w:rsid w:val="00AB758A"/>
    <w:rsid w:val="00AB7F22"/>
    <w:rsid w:val="00AC027E"/>
    <w:rsid w:val="00AC05AB"/>
    <w:rsid w:val="00AC1E7E"/>
    <w:rsid w:val="00AC2720"/>
    <w:rsid w:val="00AC507D"/>
    <w:rsid w:val="00AC66E4"/>
    <w:rsid w:val="00AD0118"/>
    <w:rsid w:val="00AD04F2"/>
    <w:rsid w:val="00AD053C"/>
    <w:rsid w:val="00AD4578"/>
    <w:rsid w:val="00AD68E9"/>
    <w:rsid w:val="00AD761F"/>
    <w:rsid w:val="00AE56C0"/>
    <w:rsid w:val="00AF7ACC"/>
    <w:rsid w:val="00B00914"/>
    <w:rsid w:val="00B02A8E"/>
    <w:rsid w:val="00B052EE"/>
    <w:rsid w:val="00B07C97"/>
    <w:rsid w:val="00B1081F"/>
    <w:rsid w:val="00B2496B"/>
    <w:rsid w:val="00B27499"/>
    <w:rsid w:val="00B3010D"/>
    <w:rsid w:val="00B35151"/>
    <w:rsid w:val="00B36006"/>
    <w:rsid w:val="00B433F2"/>
    <w:rsid w:val="00B458E8"/>
    <w:rsid w:val="00B45C0F"/>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97A95"/>
    <w:rsid w:val="00BA1D0B"/>
    <w:rsid w:val="00BA2B50"/>
    <w:rsid w:val="00BA6972"/>
    <w:rsid w:val="00BB1E0D"/>
    <w:rsid w:val="00BB26C8"/>
    <w:rsid w:val="00BB4D9B"/>
    <w:rsid w:val="00BB6207"/>
    <w:rsid w:val="00BB73FF"/>
    <w:rsid w:val="00BB7688"/>
    <w:rsid w:val="00BC7423"/>
    <w:rsid w:val="00BC7CAC"/>
    <w:rsid w:val="00BD6D76"/>
    <w:rsid w:val="00BE2927"/>
    <w:rsid w:val="00BE3A73"/>
    <w:rsid w:val="00BE56B3"/>
    <w:rsid w:val="00BE676D"/>
    <w:rsid w:val="00BE7716"/>
    <w:rsid w:val="00BE7B19"/>
    <w:rsid w:val="00BF04E8"/>
    <w:rsid w:val="00BF16BF"/>
    <w:rsid w:val="00BF4D1F"/>
    <w:rsid w:val="00BF76BE"/>
    <w:rsid w:val="00C00024"/>
    <w:rsid w:val="00C009E2"/>
    <w:rsid w:val="00C02A73"/>
    <w:rsid w:val="00C063D2"/>
    <w:rsid w:val="00C07FD9"/>
    <w:rsid w:val="00C10955"/>
    <w:rsid w:val="00C11C4D"/>
    <w:rsid w:val="00C162C0"/>
    <w:rsid w:val="00C1712C"/>
    <w:rsid w:val="00C20634"/>
    <w:rsid w:val="00C212E0"/>
    <w:rsid w:val="00C23E16"/>
    <w:rsid w:val="00C27E37"/>
    <w:rsid w:val="00C32713"/>
    <w:rsid w:val="00C351B8"/>
    <w:rsid w:val="00C37769"/>
    <w:rsid w:val="00C410D9"/>
    <w:rsid w:val="00C4441F"/>
    <w:rsid w:val="00C44DB7"/>
    <w:rsid w:val="00C4510A"/>
    <w:rsid w:val="00C45521"/>
    <w:rsid w:val="00C47F2E"/>
    <w:rsid w:val="00C52BA6"/>
    <w:rsid w:val="00C57A1A"/>
    <w:rsid w:val="00C60BBD"/>
    <w:rsid w:val="00C6258F"/>
    <w:rsid w:val="00C62C41"/>
    <w:rsid w:val="00C63DF6"/>
    <w:rsid w:val="00C63E58"/>
    <w:rsid w:val="00C6495E"/>
    <w:rsid w:val="00C665A2"/>
    <w:rsid w:val="00C66FEB"/>
    <w:rsid w:val="00C670EE"/>
    <w:rsid w:val="00C67E3B"/>
    <w:rsid w:val="00C71B3F"/>
    <w:rsid w:val="00C71F4C"/>
    <w:rsid w:val="00C73E03"/>
    <w:rsid w:val="00C77724"/>
    <w:rsid w:val="00C77B29"/>
    <w:rsid w:val="00C8544B"/>
    <w:rsid w:val="00C87039"/>
    <w:rsid w:val="00C8718B"/>
    <w:rsid w:val="00C872E4"/>
    <w:rsid w:val="00C878D9"/>
    <w:rsid w:val="00C90311"/>
    <w:rsid w:val="00C91C26"/>
    <w:rsid w:val="00CA20A3"/>
    <w:rsid w:val="00CA2BB2"/>
    <w:rsid w:val="00CA73D5"/>
    <w:rsid w:val="00CB2FC9"/>
    <w:rsid w:val="00CB5068"/>
    <w:rsid w:val="00CB7D2B"/>
    <w:rsid w:val="00CC1C87"/>
    <w:rsid w:val="00CC3000"/>
    <w:rsid w:val="00CC4859"/>
    <w:rsid w:val="00CC7A35"/>
    <w:rsid w:val="00CD04F1"/>
    <w:rsid w:val="00CD072A"/>
    <w:rsid w:val="00CD1070"/>
    <w:rsid w:val="00CD40B1"/>
    <w:rsid w:val="00CD51E0"/>
    <w:rsid w:val="00CD7F73"/>
    <w:rsid w:val="00CE26C5"/>
    <w:rsid w:val="00CE36AF"/>
    <w:rsid w:val="00CE419F"/>
    <w:rsid w:val="00CE47F3"/>
    <w:rsid w:val="00CE54DD"/>
    <w:rsid w:val="00CF0DA5"/>
    <w:rsid w:val="00CF11F5"/>
    <w:rsid w:val="00CF26E3"/>
    <w:rsid w:val="00CF5D31"/>
    <w:rsid w:val="00CF5F3B"/>
    <w:rsid w:val="00CF7733"/>
    <w:rsid w:val="00CF791A"/>
    <w:rsid w:val="00D00513"/>
    <w:rsid w:val="00D00D7D"/>
    <w:rsid w:val="00D030AE"/>
    <w:rsid w:val="00D139C8"/>
    <w:rsid w:val="00D17F81"/>
    <w:rsid w:val="00D2527A"/>
    <w:rsid w:val="00D2758C"/>
    <w:rsid w:val="00D275CA"/>
    <w:rsid w:val="00D2789B"/>
    <w:rsid w:val="00D345AB"/>
    <w:rsid w:val="00D41566"/>
    <w:rsid w:val="00D425BE"/>
    <w:rsid w:val="00D4273F"/>
    <w:rsid w:val="00D452F4"/>
    <w:rsid w:val="00D458EC"/>
    <w:rsid w:val="00D501B0"/>
    <w:rsid w:val="00D52582"/>
    <w:rsid w:val="00D531D0"/>
    <w:rsid w:val="00D56A0E"/>
    <w:rsid w:val="00D57AD3"/>
    <w:rsid w:val="00D62F25"/>
    <w:rsid w:val="00D635FE"/>
    <w:rsid w:val="00D659EF"/>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48B6"/>
    <w:rsid w:val="00DB1C89"/>
    <w:rsid w:val="00DB3763"/>
    <w:rsid w:val="00DB4029"/>
    <w:rsid w:val="00DB5F4D"/>
    <w:rsid w:val="00DB66F2"/>
    <w:rsid w:val="00DB69DF"/>
    <w:rsid w:val="00DB6DA5"/>
    <w:rsid w:val="00DC0149"/>
    <w:rsid w:val="00DC076B"/>
    <w:rsid w:val="00DC186F"/>
    <w:rsid w:val="00DC252F"/>
    <w:rsid w:val="00DC528D"/>
    <w:rsid w:val="00DC6050"/>
    <w:rsid w:val="00DC6445"/>
    <w:rsid w:val="00DC75C0"/>
    <w:rsid w:val="00DD14F2"/>
    <w:rsid w:val="00DD35E1"/>
    <w:rsid w:val="00DD43EA"/>
    <w:rsid w:val="00DE5200"/>
    <w:rsid w:val="00DE6F44"/>
    <w:rsid w:val="00DF1B58"/>
    <w:rsid w:val="00E009DA"/>
    <w:rsid w:val="00E037D9"/>
    <w:rsid w:val="00E04927"/>
    <w:rsid w:val="00E11A48"/>
    <w:rsid w:val="00E12C9C"/>
    <w:rsid w:val="00E130EB"/>
    <w:rsid w:val="00E162CD"/>
    <w:rsid w:val="00E17FA5"/>
    <w:rsid w:val="00E21BFE"/>
    <w:rsid w:val="00E21C88"/>
    <w:rsid w:val="00E223AC"/>
    <w:rsid w:val="00E2503C"/>
    <w:rsid w:val="00E2553D"/>
    <w:rsid w:val="00E256E1"/>
    <w:rsid w:val="00E26930"/>
    <w:rsid w:val="00E27257"/>
    <w:rsid w:val="00E27F4F"/>
    <w:rsid w:val="00E3362A"/>
    <w:rsid w:val="00E33C65"/>
    <w:rsid w:val="00E449D0"/>
    <w:rsid w:val="00E44A34"/>
    <w:rsid w:val="00E4506A"/>
    <w:rsid w:val="00E45BDC"/>
    <w:rsid w:val="00E46578"/>
    <w:rsid w:val="00E51740"/>
    <w:rsid w:val="00E53F99"/>
    <w:rsid w:val="00E56510"/>
    <w:rsid w:val="00E62EA8"/>
    <w:rsid w:val="00E67A6E"/>
    <w:rsid w:val="00E70096"/>
    <w:rsid w:val="00E71B43"/>
    <w:rsid w:val="00E72BC2"/>
    <w:rsid w:val="00E75719"/>
    <w:rsid w:val="00E81612"/>
    <w:rsid w:val="00E82BD7"/>
    <w:rsid w:val="00E859E3"/>
    <w:rsid w:val="00E87D18"/>
    <w:rsid w:val="00E87D62"/>
    <w:rsid w:val="00E934E9"/>
    <w:rsid w:val="00E97333"/>
    <w:rsid w:val="00EA3E80"/>
    <w:rsid w:val="00EA486E"/>
    <w:rsid w:val="00EA4FA3"/>
    <w:rsid w:val="00EB001B"/>
    <w:rsid w:val="00EB3082"/>
    <w:rsid w:val="00EB6C33"/>
    <w:rsid w:val="00EC1DEA"/>
    <w:rsid w:val="00EC6F62"/>
    <w:rsid w:val="00ED2EA2"/>
    <w:rsid w:val="00ED3103"/>
    <w:rsid w:val="00ED3824"/>
    <w:rsid w:val="00ED6019"/>
    <w:rsid w:val="00ED7830"/>
    <w:rsid w:val="00EE2BFF"/>
    <w:rsid w:val="00EE3909"/>
    <w:rsid w:val="00EF4205"/>
    <w:rsid w:val="00EF5939"/>
    <w:rsid w:val="00F01714"/>
    <w:rsid w:val="00F0258F"/>
    <w:rsid w:val="00F02D06"/>
    <w:rsid w:val="00F04350"/>
    <w:rsid w:val="00F056E5"/>
    <w:rsid w:val="00F06104"/>
    <w:rsid w:val="00F06FDD"/>
    <w:rsid w:val="00F10819"/>
    <w:rsid w:val="00F11219"/>
    <w:rsid w:val="00F16F35"/>
    <w:rsid w:val="00F17559"/>
    <w:rsid w:val="00F20B3A"/>
    <w:rsid w:val="00F2229D"/>
    <w:rsid w:val="00F25ABB"/>
    <w:rsid w:val="00F266F0"/>
    <w:rsid w:val="00F26F62"/>
    <w:rsid w:val="00F27963"/>
    <w:rsid w:val="00F30103"/>
    <w:rsid w:val="00F30446"/>
    <w:rsid w:val="00F4120F"/>
    <w:rsid w:val="00F4135D"/>
    <w:rsid w:val="00F41F1B"/>
    <w:rsid w:val="00F46BD9"/>
    <w:rsid w:val="00F478AA"/>
    <w:rsid w:val="00F508FB"/>
    <w:rsid w:val="00F57386"/>
    <w:rsid w:val="00F60BE0"/>
    <w:rsid w:val="00F6280E"/>
    <w:rsid w:val="00F63B5C"/>
    <w:rsid w:val="00F65024"/>
    <w:rsid w:val="00F666EC"/>
    <w:rsid w:val="00F7050A"/>
    <w:rsid w:val="00F71B2B"/>
    <w:rsid w:val="00F75533"/>
    <w:rsid w:val="00F8036D"/>
    <w:rsid w:val="00F809DC"/>
    <w:rsid w:val="00F85B72"/>
    <w:rsid w:val="00F86EB0"/>
    <w:rsid w:val="00F97E29"/>
    <w:rsid w:val="00FA154B"/>
    <w:rsid w:val="00FA3811"/>
    <w:rsid w:val="00FA3866"/>
    <w:rsid w:val="00FA3B9F"/>
    <w:rsid w:val="00FA3F06"/>
    <w:rsid w:val="00FA4A26"/>
    <w:rsid w:val="00FA7084"/>
    <w:rsid w:val="00FA7BEF"/>
    <w:rsid w:val="00FB1105"/>
    <w:rsid w:val="00FB1929"/>
    <w:rsid w:val="00FB5FD9"/>
    <w:rsid w:val="00FB6713"/>
    <w:rsid w:val="00FB7FFE"/>
    <w:rsid w:val="00FC2FD1"/>
    <w:rsid w:val="00FC75EE"/>
    <w:rsid w:val="00FD1398"/>
    <w:rsid w:val="00FD33AB"/>
    <w:rsid w:val="00FD398C"/>
    <w:rsid w:val="00FD3BA4"/>
    <w:rsid w:val="00FD4724"/>
    <w:rsid w:val="00FD4A68"/>
    <w:rsid w:val="00FD55A5"/>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6C5B4"/>
  <w15:docId w15:val="{E7B6A9AB-5CE1-40CF-8CB2-176417B02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01744"/>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5C5B4A"/>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D398C"/>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styleId="Revision">
    <w:name w:val="Revision"/>
    <w:hidden/>
    <w:uiPriority w:val="99"/>
    <w:semiHidden/>
    <w:rsid w:val="006479ED"/>
    <w:rPr>
      <w:sz w:val="22"/>
      <w:szCs w:val="22"/>
    </w:rPr>
  </w:style>
  <w:style w:type="paragraph" w:customStyle="1" w:styleId="Heading1Red">
    <w:name w:val="Heading 1 Red"/>
    <w:basedOn w:val="Heading1"/>
    <w:qFormat/>
    <w:rsid w:val="00401744"/>
    <w:rPr>
      <w:color w:val="EE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C80EE766824768A7618E4383B94D6A"/>
        <w:category>
          <w:name w:val="General"/>
          <w:gallery w:val="placeholder"/>
        </w:category>
        <w:types>
          <w:type w:val="bbPlcHdr"/>
        </w:types>
        <w:behaviors>
          <w:behavior w:val="content"/>
        </w:behaviors>
        <w:guid w:val="{7B7881DE-20A7-4A06-9F05-F752EA7C0AFF}"/>
      </w:docPartPr>
      <w:docPartBody>
        <w:p w:rsidR="00DB2EF1" w:rsidRDefault="002168F1">
          <w:pPr>
            <w:pStyle w:val="F3C80EE766824768A7618E4383B94D6A"/>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8F1"/>
    <w:rsid w:val="00003DF1"/>
    <w:rsid w:val="000E205D"/>
    <w:rsid w:val="00132DA6"/>
    <w:rsid w:val="002168F1"/>
    <w:rsid w:val="00266D9D"/>
    <w:rsid w:val="00410EA3"/>
    <w:rsid w:val="00525AC0"/>
    <w:rsid w:val="005D1038"/>
    <w:rsid w:val="007822F2"/>
    <w:rsid w:val="007E50F9"/>
    <w:rsid w:val="00806864"/>
    <w:rsid w:val="00857C9C"/>
    <w:rsid w:val="00935630"/>
    <w:rsid w:val="00996B08"/>
    <w:rsid w:val="009E63D5"/>
    <w:rsid w:val="00B34710"/>
    <w:rsid w:val="00C87213"/>
    <w:rsid w:val="00DB2EF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3C80EE766824768A7618E4383B94D6A">
    <w:name w:val="F3C80EE766824768A7618E4383B94D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50FE3B-3DB8-4E05-AB62-9FB153313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75</TotalTime>
  <Pages>1</Pages>
  <Words>3516</Words>
  <Characters>20042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Lab - Implement a DMVPN Phase 3 Spoke-to-Spoke Topology</vt:lpstr>
    </vt:vector>
  </TitlesOfParts>
  <Company>Cisco Systems, Inc.</Company>
  <LinksUpToDate>false</LinksUpToDate>
  <CharactersWithSpaces>23511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a DMVPN Phase 3 Spoke-to-Spoke Topology</dc:title>
  <dc:creator>Martin Benson</dc:creator>
  <dc:description>2020</dc:description>
  <cp:lastModifiedBy>Husain Abdulhadi Yaqoob Yusuf Ali</cp:lastModifiedBy>
  <cp:revision>4</cp:revision>
  <cp:lastPrinted>2020-04-03T00:53:00Z</cp:lastPrinted>
  <dcterms:created xsi:type="dcterms:W3CDTF">2026-05-12T14:15:00Z</dcterms:created>
  <dcterms:modified xsi:type="dcterms:W3CDTF">2026-05-21T13:35:00Z</dcterms:modified>
</cp:coreProperties>
</file>